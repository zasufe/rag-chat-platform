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F3BFF7">
      <w:pPr>
        <w:bidi w:val="0"/>
        <w:rPr>
          <w:rFonts w:hint="eastAsia"/>
          <w:lang w:val="en-US" w:eastAsia="zh-CN"/>
        </w:rPr>
      </w:pPr>
    </w:p>
    <w:p w14:paraId="1FDCA913">
      <w:pPr>
        <w:bidi w:val="0"/>
        <w:rPr>
          <w:rFonts w:hint="eastAsia"/>
          <w:lang w:val="en-US" w:eastAsia="zh-CN"/>
        </w:rPr>
      </w:pPr>
    </w:p>
    <w:p w14:paraId="59738F9F">
      <w:pPr>
        <w:bidi w:val="0"/>
        <w:rPr>
          <w:rFonts w:hint="eastAsia"/>
          <w:lang w:val="en-US" w:eastAsia="zh-CN"/>
        </w:rPr>
      </w:pPr>
    </w:p>
    <w:p w14:paraId="375B528D">
      <w:pPr>
        <w:bidi w:val="0"/>
        <w:rPr>
          <w:rFonts w:hint="eastAsia"/>
          <w:lang w:val="en-US" w:eastAsia="zh-CN"/>
        </w:rPr>
      </w:pPr>
    </w:p>
    <w:p w14:paraId="4EB47B06">
      <w:pPr>
        <w:bidi w:val="0"/>
        <w:rPr>
          <w:rFonts w:hint="eastAsia"/>
          <w:lang w:val="en-US" w:eastAsia="zh-CN"/>
        </w:rPr>
      </w:pPr>
    </w:p>
    <w:p w14:paraId="4CF40619">
      <w:pPr>
        <w:bidi w:val="0"/>
        <w:rPr>
          <w:rFonts w:hint="eastAsia"/>
          <w:lang w:val="en-US" w:eastAsia="zh-CN"/>
        </w:rPr>
      </w:pPr>
    </w:p>
    <w:p w14:paraId="2C98AC0C">
      <w:pPr>
        <w:bidi w:val="0"/>
        <w:rPr>
          <w:rFonts w:hint="eastAsia"/>
          <w:lang w:val="en-US" w:eastAsia="zh-CN"/>
        </w:rPr>
      </w:pPr>
    </w:p>
    <w:p w14:paraId="2FB85562">
      <w:pPr>
        <w:bidi w:val="0"/>
        <w:ind w:left="0" w:leftChars="0" w:right="0" w:rightChars="0" w:firstLine="0" w:firstLineChars="0"/>
        <w:jc w:val="center"/>
        <w:rPr>
          <w:rFonts w:hint="eastAsia"/>
          <w:b/>
          <w:bCs/>
          <w:sz w:val="40"/>
          <w:szCs w:val="36"/>
          <w:lang w:val="en-US" w:eastAsia="zh-CN"/>
        </w:rPr>
      </w:pPr>
      <w:r>
        <w:rPr>
          <w:rFonts w:hint="eastAsia"/>
          <w:b/>
          <w:bCs/>
          <w:sz w:val="40"/>
          <w:szCs w:val="36"/>
          <w:lang w:val="en-US" w:eastAsia="zh-CN"/>
        </w:rPr>
        <w:t>XX【设备型号】设备风险发现报告</w:t>
      </w:r>
    </w:p>
    <w:p w14:paraId="163F09A7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125E31E1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57073A0B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3E2A7E24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6B4B1298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5C03A59F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5353CFE6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50A65F14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5EAA21A3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2A93A1FE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743D26C9">
      <w:pPr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 w14:paraId="0101F216">
      <w:pPr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2025/11/10</w:t>
      </w:r>
    </w:p>
    <w:p w14:paraId="020DB3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9563"/>
        <w15:color w:val="DBDBDB"/>
        <w:docPartObj>
          <w:docPartGallery w:val="Table of Contents"/>
          <w:docPartUnique/>
        </w:docPartObj>
      </w:sdtPr>
      <w:sdtEndPr>
        <w:rPr>
          <w:rFonts w:hint="eastAsia" w:ascii="Times New Roman" w:hAnsi="Times New Roman" w:eastAsia="仿宋" w:cstheme="minorBidi"/>
          <w:kern w:val="2"/>
          <w:sz w:val="28"/>
          <w:szCs w:val="24"/>
          <w:lang w:val="en-US" w:eastAsia="zh-CN" w:bidi="ar-SA"/>
        </w:rPr>
      </w:sdtEndPr>
      <w:sdtContent>
        <w:p w14:paraId="6F22A0A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6D5ED9E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"1-3"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_Toc1445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设备基本情况</w:t>
          </w:r>
          <w:r>
            <w:tab/>
          </w:r>
          <w:r>
            <w:fldChar w:fldCharType="begin"/>
          </w:r>
          <w:r>
            <w:instrText xml:space="preserve"> PAGEREF _Toc1445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4164ED8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_Toc31642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风险扫描结果</w:t>
          </w:r>
          <w:r>
            <w:tab/>
          </w:r>
          <w:r>
            <w:fldChar w:fldCharType="begin"/>
          </w:r>
          <w:r>
            <w:instrText xml:space="preserve"> PAGEREF _Toc31642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0A3A328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_Toc15152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设备端口和服务开启情况</w:t>
          </w:r>
          <w:r>
            <w:tab/>
          </w:r>
          <w:r>
            <w:fldChar w:fldCharType="begin"/>
          </w:r>
          <w:r>
            <w:instrText xml:space="preserve"> PAGEREF _Toc15152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9F7FACC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_Toc28670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设备风险扫描结果</w:t>
          </w:r>
          <w:r>
            <w:tab/>
          </w:r>
          <w:r>
            <w:fldChar w:fldCharType="begin"/>
          </w:r>
          <w:r>
            <w:instrText xml:space="preserve"> PAGEREF _Toc28670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BEDFA76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_Toc12052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风险处置情况</w:t>
          </w:r>
          <w:r>
            <w:tab/>
          </w:r>
          <w:r>
            <w:fldChar w:fldCharType="begin"/>
          </w:r>
          <w:r>
            <w:instrText xml:space="preserve"> PAGEREF _Toc12052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42AC112">
          <w:pPr>
            <w:pStyle w:val="14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_Toc28869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_Toc28869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2BB7C62">
          <w:pPr>
            <w:pStyle w:val="1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_Toc10378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端口说明</w:t>
          </w:r>
          <w:r>
            <w:tab/>
          </w:r>
          <w:r>
            <w:fldChar w:fldCharType="begin"/>
          </w:r>
          <w:r>
            <w:instrText xml:space="preserve"> PAGEREF _Toc10378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258D32C">
          <w:pPr>
            <w:rPr>
              <w:rFonts w:hint="eastAsia" w:ascii="Times New Roman" w:hAnsi="Times New Roman" w:eastAsia="仿宋" w:cstheme="minorBidi"/>
              <w:kern w:val="2"/>
              <w:sz w:val="28"/>
              <w:szCs w:val="24"/>
              <w:lang w:val="en-US" w:eastAsia="zh-CN" w:bidi="ar-SA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4B2FE483">
      <w:pPr>
        <w:pStyle w:val="2"/>
        <w:bidi w:val="0"/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D282920">
      <w:pPr>
        <w:pStyle w:val="2"/>
        <w:bidi w:val="0"/>
        <w:rPr>
          <w:rFonts w:hint="default"/>
          <w:lang w:val="en-US" w:eastAsia="zh-CN"/>
        </w:rPr>
      </w:pPr>
      <w:bookmarkStart w:id="0" w:name="_Toc1445"/>
      <w:r>
        <w:rPr>
          <w:rFonts w:hint="eastAsia"/>
          <w:lang w:val="en-US" w:eastAsia="zh-CN"/>
        </w:rPr>
        <w:t>设备基本情况</w:t>
      </w:r>
      <w:bookmarkEnd w:id="0"/>
      <w:r>
        <w:commentReference w:id="0"/>
      </w:r>
    </w:p>
    <w:p w14:paraId="75E0DA8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XX设备基本情况如下所示：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5"/>
        <w:gridCol w:w="2972"/>
        <w:gridCol w:w="4405"/>
      </w:tblGrid>
      <w:tr w14:paraId="258F3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" w:type="dxa"/>
          </w:tcPr>
          <w:p w14:paraId="76C9D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2972" w:type="dxa"/>
          </w:tcPr>
          <w:p w14:paraId="62F25B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参数项</w:t>
            </w:r>
          </w:p>
        </w:tc>
        <w:tc>
          <w:tcPr>
            <w:tcW w:w="4405" w:type="dxa"/>
          </w:tcPr>
          <w:p w14:paraId="18056A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详情</w:t>
            </w:r>
          </w:p>
        </w:tc>
      </w:tr>
      <w:tr w14:paraId="634FC8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0" w:author="Whfe9w239042321" w:date="2025-11-13T16:25:35Z"/>
        </w:trPr>
        <w:tc>
          <w:tcPr>
            <w:tcW w:w="1145" w:type="dxa"/>
          </w:tcPr>
          <w:p w14:paraId="669987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ins w:id="1" w:author="Whfe9w239042321" w:date="2025-11-13T16:25:35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ins w:id="2" w:author="Whfe9w239042321" w:date="2025-11-13T16:25:37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1</w:t>
              </w:r>
            </w:ins>
          </w:p>
        </w:tc>
        <w:tc>
          <w:tcPr>
            <w:tcW w:w="2972" w:type="dxa"/>
          </w:tcPr>
          <w:p w14:paraId="7433D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ins w:id="3" w:author="Whfe9w239042321" w:date="2025-11-13T16:25:35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ins w:id="4" w:author="Whfe9w239042321" w:date="2025-11-13T16:25:46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设备</w:t>
              </w:r>
            </w:ins>
            <w:ins w:id="5" w:author="Whfe9w239042321" w:date="2025-11-13T16:25:47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名称</w:t>
              </w:r>
            </w:ins>
          </w:p>
        </w:tc>
        <w:tc>
          <w:tcPr>
            <w:tcW w:w="4405" w:type="dxa"/>
          </w:tcPr>
          <w:p w14:paraId="14D492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ins w:id="6" w:author="Whfe9w239042321" w:date="2025-11-13T16:25:35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ins w:id="7" w:author="Whfe9w239042321" w:date="2025-11-13T16:25:49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XX</w:t>
              </w:r>
            </w:ins>
          </w:p>
        </w:tc>
      </w:tr>
      <w:tr w14:paraId="16206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" w:type="dxa"/>
          </w:tcPr>
          <w:p w14:paraId="6314F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del w:id="8" w:author="Whfe9w239042321" w:date="2025-11-13T16:25:38Z">
              <w:r>
                <w:rPr>
                  <w:rFonts w:hint="default"/>
                  <w:sz w:val="24"/>
                  <w:szCs w:val="22"/>
                  <w:vertAlign w:val="baseline"/>
                  <w:lang w:val="en-US" w:eastAsia="zh-CN"/>
                </w:rPr>
                <w:delText>1</w:delText>
              </w:r>
            </w:del>
            <w:ins w:id="9" w:author="Whfe9w239042321" w:date="2025-11-13T16:25:38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2</w:t>
              </w:r>
            </w:ins>
          </w:p>
        </w:tc>
        <w:tc>
          <w:tcPr>
            <w:tcW w:w="2972" w:type="dxa"/>
          </w:tcPr>
          <w:p w14:paraId="4C774C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型号</w:t>
            </w:r>
          </w:p>
        </w:tc>
        <w:tc>
          <w:tcPr>
            <w:tcW w:w="4405" w:type="dxa"/>
          </w:tcPr>
          <w:p w14:paraId="70324C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XX内窥镜</w:t>
            </w:r>
          </w:p>
        </w:tc>
      </w:tr>
      <w:tr w14:paraId="218F0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" w:type="dxa"/>
          </w:tcPr>
          <w:p w14:paraId="32AAC3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del w:id="10" w:author="Whfe9w239042321" w:date="2025-11-13T16:25:39Z">
              <w:r>
                <w:rPr>
                  <w:rFonts w:hint="default"/>
                  <w:sz w:val="24"/>
                  <w:szCs w:val="22"/>
                  <w:vertAlign w:val="baseline"/>
                  <w:lang w:val="en-US" w:eastAsia="zh-CN"/>
                </w:rPr>
                <w:delText>2</w:delText>
              </w:r>
            </w:del>
            <w:ins w:id="11" w:author="Whfe9w239042321" w:date="2025-11-13T16:25:39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3</w:t>
              </w:r>
            </w:ins>
          </w:p>
        </w:tc>
        <w:tc>
          <w:tcPr>
            <w:tcW w:w="2972" w:type="dxa"/>
          </w:tcPr>
          <w:p w14:paraId="536F8A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del w:id="12" w:author="Whfe9w239042321" w:date="2025-11-13T16:25:53Z">
              <w:r>
                <w:rPr>
                  <w:rFonts w:hint="default"/>
                  <w:sz w:val="24"/>
                  <w:szCs w:val="22"/>
                  <w:vertAlign w:val="baseline"/>
                  <w:lang w:val="en-US" w:eastAsia="zh-CN"/>
                </w:rPr>
                <w:delText>序列号</w:delText>
              </w:r>
            </w:del>
            <w:ins w:id="13" w:author="Whfe9w239042321" w:date="2025-11-13T16:25:53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SN</w:t>
              </w:r>
            </w:ins>
            <w:ins w:id="14" w:author="Whfe9w239042321" w:date="2025-11-13T16:25:56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码</w:t>
              </w:r>
            </w:ins>
          </w:p>
        </w:tc>
        <w:tc>
          <w:tcPr>
            <w:tcW w:w="4405" w:type="dxa"/>
          </w:tcPr>
          <w:p w14:paraId="232153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122489753NK</w:t>
            </w:r>
          </w:p>
        </w:tc>
      </w:tr>
      <w:tr w14:paraId="35966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del w:id="15" w:author="Whfe9w239042321" w:date="2025-11-13T16:25:26Z"/>
        </w:trPr>
        <w:tc>
          <w:tcPr>
            <w:tcW w:w="1145" w:type="dxa"/>
          </w:tcPr>
          <w:p w14:paraId="74098F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del w:id="16" w:author="Whfe9w239042321" w:date="2025-11-13T16:25:26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del w:id="17" w:author="Whfe9w239042321" w:date="2025-11-13T16:25:26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delText>3</w:delText>
              </w:r>
            </w:del>
          </w:p>
        </w:tc>
        <w:tc>
          <w:tcPr>
            <w:tcW w:w="2972" w:type="dxa"/>
          </w:tcPr>
          <w:p w14:paraId="1269B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del w:id="18" w:author="Whfe9w239042321" w:date="2025-11-13T16:25:26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del w:id="19" w:author="Whfe9w239042321" w:date="2025-11-13T16:25:26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delText>操作系统</w:delText>
              </w:r>
            </w:del>
          </w:p>
        </w:tc>
        <w:tc>
          <w:tcPr>
            <w:tcW w:w="4405" w:type="dxa"/>
          </w:tcPr>
          <w:p w14:paraId="073622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del w:id="20" w:author="Whfe9w239042321" w:date="2025-11-13T16:25:26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del w:id="21" w:author="Whfe9w239042321" w:date="2025-11-13T16:25:26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delText>VxWorks 7</w:delText>
              </w:r>
            </w:del>
          </w:p>
        </w:tc>
      </w:tr>
      <w:tr w14:paraId="3A69C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" w:type="dxa"/>
          </w:tcPr>
          <w:p w14:paraId="1AE25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del w:id="22" w:author="Whfe9w239042321" w:date="2025-11-13T16:25:40Z">
              <w:r>
                <w:rPr>
                  <w:rFonts w:hint="default"/>
                  <w:sz w:val="24"/>
                  <w:szCs w:val="22"/>
                  <w:vertAlign w:val="baseline"/>
                  <w:lang w:val="en-US" w:eastAsia="zh-CN"/>
                </w:rPr>
                <w:delText>4</w:delText>
              </w:r>
            </w:del>
            <w:ins w:id="23" w:author="Whfe9w239042321" w:date="2025-11-13T16:25:40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4</w:t>
              </w:r>
            </w:ins>
          </w:p>
        </w:tc>
        <w:tc>
          <w:tcPr>
            <w:tcW w:w="2972" w:type="dxa"/>
          </w:tcPr>
          <w:p w14:paraId="1055F4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SSH账户信息</w:t>
            </w:r>
          </w:p>
        </w:tc>
        <w:tc>
          <w:tcPr>
            <w:tcW w:w="4405" w:type="dxa"/>
          </w:tcPr>
          <w:p w14:paraId="2D021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账户：XX</w:t>
            </w:r>
          </w:p>
          <w:p w14:paraId="5BC8D5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密码：123456</w:t>
            </w:r>
          </w:p>
        </w:tc>
      </w:tr>
      <w:tr w14:paraId="784B4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45" w:type="dxa"/>
            <w:vAlign w:val="center"/>
          </w:tcPr>
          <w:p w14:paraId="2CC592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del w:id="24" w:author="Whfe9w239042321" w:date="2025-11-13T16:25:42Z">
              <w:r>
                <w:rPr>
                  <w:rFonts w:hint="default"/>
                  <w:sz w:val="24"/>
                  <w:szCs w:val="22"/>
                  <w:vertAlign w:val="baseline"/>
                  <w:lang w:val="en-US" w:eastAsia="zh-CN"/>
                </w:rPr>
                <w:delText>5</w:delText>
              </w:r>
            </w:del>
            <w:ins w:id="25" w:author="Whfe9w239042321" w:date="2025-11-13T16:25:42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5</w:t>
              </w:r>
            </w:ins>
          </w:p>
        </w:tc>
        <w:tc>
          <w:tcPr>
            <w:tcW w:w="2972" w:type="dxa"/>
            <w:vAlign w:val="center"/>
          </w:tcPr>
          <w:p w14:paraId="1BB74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网络信息</w:t>
            </w:r>
          </w:p>
        </w:tc>
        <w:tc>
          <w:tcPr>
            <w:tcW w:w="4405" w:type="dxa"/>
          </w:tcPr>
          <w:p w14:paraId="39AA1D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IP：</w:t>
            </w:r>
          </w:p>
          <w:p w14:paraId="5F29E7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子网掩码：</w:t>
            </w:r>
          </w:p>
          <w:p w14:paraId="287729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网关：</w:t>
            </w:r>
          </w:p>
          <w:p w14:paraId="5E53AC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MAC：</w:t>
            </w:r>
          </w:p>
        </w:tc>
      </w:tr>
      <w:tr w14:paraId="4B84C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ins w:id="26" w:author="Whfe9w239042321" w:date="2025-11-13T16:21:04Z"/>
        </w:trPr>
        <w:tc>
          <w:tcPr>
            <w:tcW w:w="1145" w:type="dxa"/>
            <w:vAlign w:val="center"/>
          </w:tcPr>
          <w:p w14:paraId="54A0A1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ins w:id="27" w:author="Whfe9w239042321" w:date="2025-11-13T16:21:04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ins w:id="28" w:author="Whfe9w239042321" w:date="2025-11-13T16:21:06Z">
              <w:bookmarkStart w:id="1" w:name="_Toc31642"/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6</w:t>
              </w:r>
            </w:ins>
          </w:p>
        </w:tc>
        <w:tc>
          <w:tcPr>
            <w:tcW w:w="2972" w:type="dxa"/>
            <w:vAlign w:val="center"/>
          </w:tcPr>
          <w:p w14:paraId="75E6F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ins w:id="29" w:author="Whfe9w239042321" w:date="2025-11-13T16:21:04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ins w:id="30" w:author="Whfe9w239042321" w:date="2025-11-13T16:21:09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检测人</w:t>
              </w:r>
            </w:ins>
          </w:p>
        </w:tc>
        <w:tc>
          <w:tcPr>
            <w:tcW w:w="4405" w:type="dxa"/>
          </w:tcPr>
          <w:p w14:paraId="70A750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ins w:id="31" w:author="Whfe9w239042321" w:date="2025-11-13T16:21:04Z"/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ins w:id="32" w:author="Whfe9w239042321" w:date="2025-11-13T16:21:10Z">
              <w:r>
                <w:rPr>
                  <w:rFonts w:hint="eastAsia"/>
                  <w:sz w:val="24"/>
                  <w:szCs w:val="22"/>
                  <w:vertAlign w:val="baseline"/>
                  <w:lang w:val="en-US" w:eastAsia="zh-CN"/>
                </w:rPr>
                <w:t>XX</w:t>
              </w:r>
            </w:ins>
          </w:p>
        </w:tc>
      </w:tr>
    </w:tbl>
    <w:p w14:paraId="57418A52">
      <w:pPr>
        <w:bidi w:val="0"/>
        <w:rPr>
          <w:ins w:id="34" w:author="Whfe9w239042321" w:date="2025-11-13T16:26:56Z"/>
          <w:rFonts w:hint="eastAsia"/>
          <w:lang w:val="en-US" w:eastAsia="zh-CN"/>
        </w:rPr>
        <w:pPrChange w:id="33" w:author="Whfe9w239042321" w:date="2025-11-13T16:26:30Z">
          <w:pPr>
            <w:pStyle w:val="2"/>
            <w:bidi w:val="0"/>
          </w:pPr>
        </w:pPrChange>
      </w:pPr>
      <w:ins w:id="35" w:author="Whfe9w239042321" w:date="2025-11-13T16:26:33Z">
        <w:r>
          <w:rPr>
            <w:rFonts w:hint="eastAsia"/>
            <w:lang w:val="en-US" w:eastAsia="zh-CN"/>
          </w:rPr>
          <w:t>X</w:t>
        </w:r>
      </w:ins>
      <w:ins w:id="36" w:author="Whfe9w239042321" w:date="2025-11-13T16:26:35Z">
        <w:r>
          <w:rPr>
            <w:rFonts w:hint="eastAsia"/>
            <w:lang w:val="en-US" w:eastAsia="zh-CN"/>
          </w:rPr>
          <w:t>X</w:t>
        </w:r>
      </w:ins>
      <w:ins w:id="37" w:author="Whfe9w239042321" w:date="2025-11-13T16:26:51Z">
        <w:r>
          <w:rPr>
            <w:rFonts w:hint="eastAsia"/>
            <w:lang w:val="en-US" w:eastAsia="zh-CN"/>
          </w:rPr>
          <w:t>设备</w:t>
        </w:r>
      </w:ins>
      <w:ins w:id="38" w:author="Whfe9w239042321" w:date="2025-11-13T16:26:52Z">
        <w:r>
          <w:rPr>
            <w:rFonts w:hint="eastAsia"/>
            <w:lang w:val="en-US" w:eastAsia="zh-CN"/>
          </w:rPr>
          <w:t>图片</w:t>
        </w:r>
      </w:ins>
      <w:ins w:id="39" w:author="Whfe9w239042321" w:date="2025-11-13T16:26:53Z">
        <w:r>
          <w:rPr>
            <w:rFonts w:hint="eastAsia"/>
            <w:lang w:val="en-US" w:eastAsia="zh-CN"/>
          </w:rPr>
          <w:t>如下</w:t>
        </w:r>
      </w:ins>
      <w:ins w:id="40" w:author="Whfe9w239042321" w:date="2025-11-13T16:26:54Z">
        <w:r>
          <w:rPr>
            <w:rFonts w:hint="eastAsia"/>
            <w:lang w:val="en-US" w:eastAsia="zh-CN"/>
          </w:rPr>
          <w:t>所示</w:t>
        </w:r>
      </w:ins>
      <w:ins w:id="41" w:author="Whfe9w239042321" w:date="2025-11-13T16:26:56Z">
        <w:r>
          <w:rPr>
            <w:rFonts w:hint="eastAsia"/>
            <w:lang w:val="en-US" w:eastAsia="zh-CN"/>
          </w:rPr>
          <w:t>：</w:t>
        </w:r>
      </w:ins>
    </w:p>
    <w:p w14:paraId="603C38E3">
      <w:pPr>
        <w:bidi w:val="0"/>
        <w:ind w:firstLine="0" w:firstLineChars="0"/>
        <w:rPr>
          <w:ins w:id="43" w:author="Whfe9w239042321" w:date="2025-11-13T16:26:26Z"/>
          <w:rFonts w:hint="default"/>
          <w:lang w:val="en-US" w:eastAsia="zh-CN"/>
        </w:rPr>
        <w:pPrChange w:id="42" w:author="Whfe9w239042321" w:date="2025-11-13T16:27:03Z">
          <w:pPr>
            <w:pStyle w:val="2"/>
            <w:bidi w:val="0"/>
          </w:pPr>
        </w:pPrChange>
      </w:pPr>
      <w:ins w:id="44" w:author="Whfe9w239042321" w:date="2025-11-13T16:27:08Z">
        <w:r>
          <w:rPr>
            <w:rFonts w:hint="eastAsia"/>
            <w:lang w:val="en-US" w:eastAsia="zh-CN"/>
          </w:rPr>
          <w:t>【</w:t>
        </w:r>
      </w:ins>
      <w:ins w:id="45" w:author="Whfe9w239042321" w:date="2025-11-13T16:27:10Z">
        <w:r>
          <w:rPr>
            <w:rFonts w:hint="eastAsia"/>
            <w:lang w:val="en-US" w:eastAsia="zh-CN"/>
          </w:rPr>
          <w:t>此处</w:t>
        </w:r>
      </w:ins>
      <w:ins w:id="46" w:author="Whfe9w239042321" w:date="2025-11-13T16:27:11Z">
        <w:r>
          <w:rPr>
            <w:rFonts w:hint="eastAsia"/>
            <w:lang w:val="en-US" w:eastAsia="zh-CN"/>
          </w:rPr>
          <w:t>插入</w:t>
        </w:r>
      </w:ins>
      <w:ins w:id="47" w:author="Whfe9w239042321" w:date="2025-11-13T16:27:13Z">
        <w:r>
          <w:rPr>
            <w:rFonts w:hint="eastAsia"/>
            <w:lang w:val="en-US" w:eastAsia="zh-CN"/>
          </w:rPr>
          <w:t>上传</w:t>
        </w:r>
      </w:ins>
      <w:ins w:id="48" w:author="Whfe9w239042321" w:date="2025-11-13T16:27:14Z">
        <w:r>
          <w:rPr>
            <w:rFonts w:hint="eastAsia"/>
            <w:lang w:val="en-US" w:eastAsia="zh-CN"/>
          </w:rPr>
          <w:t>的</w:t>
        </w:r>
      </w:ins>
      <w:ins w:id="49" w:author="Whfe9w239042321" w:date="2025-11-13T16:27:15Z">
        <w:r>
          <w:rPr>
            <w:rFonts w:hint="eastAsia"/>
            <w:lang w:val="en-US" w:eastAsia="zh-CN"/>
          </w:rPr>
          <w:t>图片</w:t>
        </w:r>
      </w:ins>
      <w:ins w:id="50" w:author="Whfe9w239042321" w:date="2025-11-13T16:27:08Z">
        <w:r>
          <w:rPr>
            <w:rFonts w:hint="eastAsia"/>
            <w:lang w:val="en-US" w:eastAsia="zh-CN"/>
          </w:rPr>
          <w:t>】</w:t>
        </w:r>
      </w:ins>
    </w:p>
    <w:p w14:paraId="49B8DC66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风险扫描结果</w:t>
      </w:r>
      <w:bookmarkEnd w:id="1"/>
    </w:p>
    <w:p w14:paraId="6601117A">
      <w:pPr>
        <w:pStyle w:val="3"/>
        <w:bidi w:val="0"/>
        <w:rPr>
          <w:rFonts w:hint="eastAsia"/>
          <w:lang w:val="en-US" w:eastAsia="zh-CN"/>
        </w:rPr>
      </w:pPr>
      <w:bookmarkStart w:id="2" w:name="_Toc15152"/>
      <w:r>
        <w:rPr>
          <w:rFonts w:hint="eastAsia"/>
          <w:lang w:val="en-US" w:eastAsia="zh-CN"/>
        </w:rPr>
        <w:t>设备端口和服务开启情况</w:t>
      </w:r>
      <w:bookmarkEnd w:id="2"/>
    </w:p>
    <w:p w14:paraId="5ED12D0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系统检测，XX设备共开启X个端口，其中高危端口X，可进行登录的端口和服务需确定其访问控制策略是否安全，其他类高危端口需确定其是否具备补丁等安全措施，建议对其进行安全测试；非高危端口需要人工核查明确其安全性和所涉及的业务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1028"/>
        <w:gridCol w:w="840"/>
        <w:gridCol w:w="1210"/>
        <w:gridCol w:w="3345"/>
        <w:gridCol w:w="1569"/>
      </w:tblGrid>
      <w:tr w14:paraId="23F11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</w:tcPr>
          <w:p w14:paraId="34DAF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1028" w:type="dxa"/>
          </w:tcPr>
          <w:p w14:paraId="411214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开启的端口</w:t>
            </w:r>
          </w:p>
        </w:tc>
        <w:tc>
          <w:tcPr>
            <w:tcW w:w="840" w:type="dxa"/>
          </w:tcPr>
          <w:p w14:paraId="53F576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服务</w:t>
            </w:r>
          </w:p>
        </w:tc>
        <w:tc>
          <w:tcPr>
            <w:tcW w:w="1210" w:type="dxa"/>
          </w:tcPr>
          <w:p w14:paraId="69ED28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是否为高危端口</w:t>
            </w:r>
          </w:p>
        </w:tc>
        <w:tc>
          <w:tcPr>
            <w:tcW w:w="3345" w:type="dxa"/>
          </w:tcPr>
          <w:p w14:paraId="47A77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可能存在的风险</w:t>
            </w:r>
          </w:p>
        </w:tc>
        <w:tc>
          <w:tcPr>
            <w:tcW w:w="1569" w:type="dxa"/>
          </w:tcPr>
          <w:p w14:paraId="574691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72222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2F9A44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028" w:type="dxa"/>
            <w:vAlign w:val="center"/>
          </w:tcPr>
          <w:p w14:paraId="7AD12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22</w:t>
            </w:r>
          </w:p>
        </w:tc>
        <w:tc>
          <w:tcPr>
            <w:tcW w:w="840" w:type="dxa"/>
            <w:vAlign w:val="center"/>
          </w:tcPr>
          <w:p w14:paraId="3D92BA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SSH</w:t>
            </w:r>
          </w:p>
        </w:tc>
        <w:tc>
          <w:tcPr>
            <w:tcW w:w="1210" w:type="dxa"/>
            <w:vAlign w:val="center"/>
          </w:tcPr>
          <w:p w14:paraId="642311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是</w:t>
            </w:r>
          </w:p>
        </w:tc>
        <w:tc>
          <w:tcPr>
            <w:tcW w:w="3345" w:type="dxa"/>
          </w:tcPr>
          <w:p w14:paraId="01F516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如密码复杂度较低可能存在被爆破的风险</w:t>
            </w:r>
          </w:p>
        </w:tc>
        <w:tc>
          <w:tcPr>
            <w:tcW w:w="1569" w:type="dxa"/>
          </w:tcPr>
          <w:p w14:paraId="00FDB3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/</w:t>
            </w:r>
          </w:p>
        </w:tc>
      </w:tr>
      <w:tr w14:paraId="3FD4A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25AAB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1028" w:type="dxa"/>
            <w:vAlign w:val="center"/>
          </w:tcPr>
          <w:p w14:paraId="4593B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445</w:t>
            </w:r>
          </w:p>
        </w:tc>
        <w:tc>
          <w:tcPr>
            <w:tcW w:w="840" w:type="dxa"/>
            <w:vAlign w:val="center"/>
          </w:tcPr>
          <w:p w14:paraId="20EC5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SMB</w:t>
            </w:r>
          </w:p>
        </w:tc>
        <w:tc>
          <w:tcPr>
            <w:tcW w:w="1210" w:type="dxa"/>
            <w:vAlign w:val="center"/>
          </w:tcPr>
          <w:p w14:paraId="2885A2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是</w:t>
            </w:r>
          </w:p>
        </w:tc>
        <w:tc>
          <w:tcPr>
            <w:tcW w:w="3345" w:type="dxa"/>
          </w:tcPr>
          <w:p w14:paraId="475378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该端口可能存在缓冲区溢出漏洞</w:t>
            </w:r>
          </w:p>
        </w:tc>
        <w:tc>
          <w:tcPr>
            <w:tcW w:w="1569" w:type="dxa"/>
          </w:tcPr>
          <w:p w14:paraId="7D905C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/</w:t>
            </w:r>
          </w:p>
        </w:tc>
      </w:tr>
      <w:tr w14:paraId="2133C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7DCE20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1028" w:type="dxa"/>
            <w:vAlign w:val="center"/>
          </w:tcPr>
          <w:p w14:paraId="360792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3389</w:t>
            </w:r>
          </w:p>
        </w:tc>
        <w:tc>
          <w:tcPr>
            <w:tcW w:w="840" w:type="dxa"/>
            <w:vAlign w:val="center"/>
          </w:tcPr>
          <w:p w14:paraId="55FE5E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RPD</w:t>
            </w:r>
          </w:p>
        </w:tc>
        <w:tc>
          <w:tcPr>
            <w:tcW w:w="1210" w:type="dxa"/>
            <w:vAlign w:val="center"/>
          </w:tcPr>
          <w:p w14:paraId="0816E9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是</w:t>
            </w:r>
          </w:p>
        </w:tc>
        <w:tc>
          <w:tcPr>
            <w:tcW w:w="3345" w:type="dxa"/>
          </w:tcPr>
          <w:p w14:paraId="5DC114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如密码复杂度较低可能存在被爆破的风险</w:t>
            </w:r>
          </w:p>
        </w:tc>
        <w:tc>
          <w:tcPr>
            <w:tcW w:w="1569" w:type="dxa"/>
          </w:tcPr>
          <w:p w14:paraId="1FFBEB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/</w:t>
            </w:r>
          </w:p>
        </w:tc>
      </w:tr>
      <w:tr w14:paraId="0CA9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5C51B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1028" w:type="dxa"/>
            <w:vAlign w:val="center"/>
          </w:tcPr>
          <w:p w14:paraId="075E85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135</w:t>
            </w:r>
          </w:p>
        </w:tc>
        <w:tc>
          <w:tcPr>
            <w:tcW w:w="840" w:type="dxa"/>
            <w:vAlign w:val="center"/>
          </w:tcPr>
          <w:p w14:paraId="30B7D3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SMB</w:t>
            </w:r>
          </w:p>
        </w:tc>
        <w:tc>
          <w:tcPr>
            <w:tcW w:w="1210" w:type="dxa"/>
            <w:vAlign w:val="center"/>
          </w:tcPr>
          <w:p w14:paraId="1DFD5E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是</w:t>
            </w:r>
          </w:p>
        </w:tc>
        <w:tc>
          <w:tcPr>
            <w:tcW w:w="3345" w:type="dxa"/>
          </w:tcPr>
          <w:p w14:paraId="2B0F73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该端口可能存在缓冲区溢出漏洞</w:t>
            </w:r>
          </w:p>
        </w:tc>
        <w:tc>
          <w:tcPr>
            <w:tcW w:w="1569" w:type="dxa"/>
          </w:tcPr>
          <w:p w14:paraId="075EEC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/</w:t>
            </w:r>
          </w:p>
        </w:tc>
      </w:tr>
      <w:tr w14:paraId="47365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7F040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1028" w:type="dxa"/>
            <w:vAlign w:val="center"/>
          </w:tcPr>
          <w:p w14:paraId="19710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234</w:t>
            </w:r>
          </w:p>
        </w:tc>
        <w:tc>
          <w:tcPr>
            <w:tcW w:w="840" w:type="dxa"/>
            <w:vAlign w:val="center"/>
          </w:tcPr>
          <w:p w14:paraId="36073E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/</w:t>
            </w:r>
          </w:p>
        </w:tc>
        <w:tc>
          <w:tcPr>
            <w:tcW w:w="1210" w:type="dxa"/>
            <w:vAlign w:val="center"/>
          </w:tcPr>
          <w:p w14:paraId="341DD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否</w:t>
            </w:r>
          </w:p>
        </w:tc>
        <w:tc>
          <w:tcPr>
            <w:tcW w:w="3345" w:type="dxa"/>
          </w:tcPr>
          <w:p w14:paraId="01AA83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无</w:t>
            </w:r>
          </w:p>
        </w:tc>
        <w:tc>
          <w:tcPr>
            <w:tcW w:w="1569" w:type="dxa"/>
          </w:tcPr>
          <w:p w14:paraId="7F3D0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建议人工核查</w:t>
            </w:r>
          </w:p>
        </w:tc>
      </w:tr>
    </w:tbl>
    <w:p w14:paraId="0A694192">
      <w:pPr>
        <w:bidi w:val="0"/>
        <w:ind w:left="0" w:leftChars="0" w:firstLine="0" w:firstLineChars="0"/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注：开放端口及存在的风险说明详情请查看4.1.端口说明</w:t>
      </w:r>
    </w:p>
    <w:p w14:paraId="6F195F5F">
      <w:pPr>
        <w:pStyle w:val="3"/>
        <w:bidi w:val="0"/>
        <w:rPr>
          <w:rFonts w:hint="default"/>
          <w:lang w:val="en-US" w:eastAsia="zh-CN"/>
        </w:rPr>
      </w:pPr>
      <w:bookmarkStart w:id="3" w:name="_Toc28670"/>
      <w:r>
        <w:rPr>
          <w:rFonts w:hint="eastAsia"/>
          <w:lang w:val="en-US" w:eastAsia="zh-CN"/>
        </w:rPr>
        <w:t>设备风险扫描结果</w:t>
      </w:r>
      <w:bookmarkEnd w:id="3"/>
    </w:p>
    <w:p w14:paraId="3A6974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经系统检测，XX设备可能存在X个漏洞，其中高危漏洞X个、中危漏洞X个、低危漏洞X个，建议针对各漏洞进行人工核查，确定其是否真实存在，如真实存在应立即进行修复。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6"/>
        <w:gridCol w:w="1043"/>
        <w:gridCol w:w="839"/>
        <w:gridCol w:w="1208"/>
        <w:gridCol w:w="3339"/>
        <w:gridCol w:w="1567"/>
      </w:tblGrid>
      <w:tr w14:paraId="6FC21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</w:tcPr>
          <w:p w14:paraId="5A73DF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1028" w:type="dxa"/>
          </w:tcPr>
          <w:p w14:paraId="034844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漏洞名称/编号</w:t>
            </w:r>
          </w:p>
        </w:tc>
        <w:tc>
          <w:tcPr>
            <w:tcW w:w="840" w:type="dxa"/>
          </w:tcPr>
          <w:p w14:paraId="4EFEA5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等级</w:t>
            </w:r>
          </w:p>
        </w:tc>
        <w:tc>
          <w:tcPr>
            <w:tcW w:w="1210" w:type="dxa"/>
          </w:tcPr>
          <w:p w14:paraId="75C37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评分</w:t>
            </w:r>
          </w:p>
        </w:tc>
        <w:tc>
          <w:tcPr>
            <w:tcW w:w="3345" w:type="dxa"/>
          </w:tcPr>
          <w:p w14:paraId="488865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描述</w:t>
            </w:r>
          </w:p>
        </w:tc>
        <w:tc>
          <w:tcPr>
            <w:tcW w:w="1569" w:type="dxa"/>
          </w:tcPr>
          <w:p w14:paraId="2CA5A2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备注</w:t>
            </w:r>
          </w:p>
        </w:tc>
      </w:tr>
      <w:tr w14:paraId="0762F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20431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028" w:type="dxa"/>
            <w:vAlign w:val="center"/>
          </w:tcPr>
          <w:p w14:paraId="3B695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CVEXX</w:t>
            </w:r>
          </w:p>
        </w:tc>
        <w:tc>
          <w:tcPr>
            <w:tcW w:w="840" w:type="dxa"/>
            <w:vAlign w:val="center"/>
          </w:tcPr>
          <w:p w14:paraId="34ED0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高</w:t>
            </w:r>
          </w:p>
        </w:tc>
        <w:tc>
          <w:tcPr>
            <w:tcW w:w="1210" w:type="dxa"/>
            <w:vAlign w:val="center"/>
          </w:tcPr>
          <w:p w14:paraId="7C1FD9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9.1</w:t>
            </w:r>
          </w:p>
        </w:tc>
        <w:tc>
          <w:tcPr>
            <w:tcW w:w="3345" w:type="dxa"/>
          </w:tcPr>
          <w:p w14:paraId="54C2DD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该漏洞可能存在XX</w:t>
            </w:r>
          </w:p>
        </w:tc>
        <w:tc>
          <w:tcPr>
            <w:tcW w:w="1569" w:type="dxa"/>
          </w:tcPr>
          <w:p w14:paraId="747521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</w:tr>
      <w:tr w14:paraId="512CE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0F3508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1028" w:type="dxa"/>
            <w:vAlign w:val="center"/>
          </w:tcPr>
          <w:p w14:paraId="14B478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CVEXX</w:t>
            </w:r>
          </w:p>
        </w:tc>
        <w:tc>
          <w:tcPr>
            <w:tcW w:w="840" w:type="dxa"/>
            <w:vAlign w:val="center"/>
          </w:tcPr>
          <w:p w14:paraId="1A422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中</w:t>
            </w:r>
          </w:p>
        </w:tc>
        <w:tc>
          <w:tcPr>
            <w:tcW w:w="1210" w:type="dxa"/>
            <w:vAlign w:val="center"/>
          </w:tcPr>
          <w:p w14:paraId="3083A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6.5</w:t>
            </w:r>
          </w:p>
        </w:tc>
        <w:tc>
          <w:tcPr>
            <w:tcW w:w="3345" w:type="dxa"/>
          </w:tcPr>
          <w:p w14:paraId="12DEBC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该漏洞可能存在XX</w:t>
            </w:r>
          </w:p>
        </w:tc>
        <w:tc>
          <w:tcPr>
            <w:tcW w:w="1569" w:type="dxa"/>
          </w:tcPr>
          <w:p w14:paraId="561DA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</w:tr>
      <w:tr w14:paraId="74740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0B0F6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1028" w:type="dxa"/>
            <w:vAlign w:val="center"/>
          </w:tcPr>
          <w:p w14:paraId="2EAFF3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CVEXX</w:t>
            </w:r>
          </w:p>
        </w:tc>
        <w:tc>
          <w:tcPr>
            <w:tcW w:w="840" w:type="dxa"/>
            <w:vAlign w:val="center"/>
          </w:tcPr>
          <w:p w14:paraId="5079A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低</w:t>
            </w:r>
          </w:p>
        </w:tc>
        <w:tc>
          <w:tcPr>
            <w:tcW w:w="1210" w:type="dxa"/>
            <w:vAlign w:val="center"/>
          </w:tcPr>
          <w:p w14:paraId="0DD0FE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2.5</w:t>
            </w:r>
          </w:p>
        </w:tc>
        <w:tc>
          <w:tcPr>
            <w:tcW w:w="3345" w:type="dxa"/>
          </w:tcPr>
          <w:p w14:paraId="7834ED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该漏洞可能存在XX</w:t>
            </w:r>
          </w:p>
        </w:tc>
        <w:tc>
          <w:tcPr>
            <w:tcW w:w="1569" w:type="dxa"/>
          </w:tcPr>
          <w:p w14:paraId="3F528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</w:tr>
      <w:tr w14:paraId="6D2DF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2E509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1028" w:type="dxa"/>
            <w:vAlign w:val="center"/>
          </w:tcPr>
          <w:p w14:paraId="5D7F5D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CVEXX</w:t>
            </w:r>
          </w:p>
        </w:tc>
        <w:tc>
          <w:tcPr>
            <w:tcW w:w="840" w:type="dxa"/>
            <w:vAlign w:val="center"/>
          </w:tcPr>
          <w:p w14:paraId="5BD6B7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高</w:t>
            </w:r>
          </w:p>
        </w:tc>
        <w:tc>
          <w:tcPr>
            <w:tcW w:w="1210" w:type="dxa"/>
            <w:vAlign w:val="center"/>
          </w:tcPr>
          <w:p w14:paraId="01193D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9.0</w:t>
            </w:r>
          </w:p>
        </w:tc>
        <w:tc>
          <w:tcPr>
            <w:tcW w:w="3345" w:type="dxa"/>
          </w:tcPr>
          <w:p w14:paraId="0832BB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该漏洞可能存在XX</w:t>
            </w:r>
          </w:p>
        </w:tc>
        <w:tc>
          <w:tcPr>
            <w:tcW w:w="1569" w:type="dxa"/>
          </w:tcPr>
          <w:p w14:paraId="2A8EEA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</w:tr>
      <w:tr w14:paraId="196A1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26" w:type="dxa"/>
            <w:vAlign w:val="center"/>
          </w:tcPr>
          <w:p w14:paraId="0B6F1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1028" w:type="dxa"/>
            <w:vAlign w:val="center"/>
          </w:tcPr>
          <w:p w14:paraId="483849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CVEXX</w:t>
            </w:r>
          </w:p>
        </w:tc>
        <w:tc>
          <w:tcPr>
            <w:tcW w:w="840" w:type="dxa"/>
            <w:vAlign w:val="center"/>
          </w:tcPr>
          <w:p w14:paraId="124A4D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高</w:t>
            </w:r>
          </w:p>
        </w:tc>
        <w:tc>
          <w:tcPr>
            <w:tcW w:w="1210" w:type="dxa"/>
            <w:vAlign w:val="center"/>
          </w:tcPr>
          <w:p w14:paraId="2E6767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9.0</w:t>
            </w:r>
          </w:p>
        </w:tc>
        <w:tc>
          <w:tcPr>
            <w:tcW w:w="3345" w:type="dxa"/>
          </w:tcPr>
          <w:p w14:paraId="60BE04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  <w:t>该漏洞可能存在XX</w:t>
            </w:r>
          </w:p>
        </w:tc>
        <w:tc>
          <w:tcPr>
            <w:tcW w:w="1569" w:type="dxa"/>
          </w:tcPr>
          <w:p w14:paraId="3E954E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</w:tr>
    </w:tbl>
    <w:p w14:paraId="76716A99">
      <w:pPr>
        <w:ind w:left="0" w:leftChars="0" w:firstLine="0" w:firstLineChars="0"/>
        <w:rPr>
          <w:rFonts w:hint="default"/>
          <w:lang w:val="en-US" w:eastAsia="zh-CN"/>
        </w:rPr>
        <w:sectPr>
          <w:footerReference r:id="rId7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 w14:paraId="6D6FB675">
      <w:pPr>
        <w:pStyle w:val="2"/>
        <w:bidi w:val="0"/>
        <w:rPr>
          <w:rFonts w:hint="default"/>
          <w:lang w:val="en-US" w:eastAsia="zh-CN"/>
        </w:rPr>
      </w:pPr>
      <w:bookmarkStart w:id="4" w:name="_Toc12052"/>
      <w:r>
        <w:rPr>
          <w:rFonts w:hint="eastAsia"/>
          <w:lang w:val="en-US" w:eastAsia="zh-CN"/>
        </w:rPr>
        <w:t>风险</w:t>
      </w:r>
      <w:bookmarkEnd w:id="4"/>
      <w:r>
        <w:rPr>
          <w:rFonts w:hint="eastAsia"/>
          <w:lang w:val="en-US" w:eastAsia="zh-CN"/>
        </w:rPr>
        <w:t>情况</w:t>
      </w:r>
      <w:bookmarkStart w:id="7" w:name="_GoBack"/>
      <w:bookmarkEnd w:id="7"/>
    </w:p>
    <w:p w14:paraId="49E591BC">
      <w:pPr>
        <w:rPr>
          <w:rFonts w:hint="eastAsia"/>
          <w:lang w:val="en-US" w:eastAsia="zh-CN"/>
        </w:rPr>
      </w:pPr>
      <w:commentRangeStart w:id="1"/>
      <w:r>
        <w:rPr>
          <w:rFonts w:hint="eastAsia"/>
          <w:lang w:val="en-US" w:eastAsia="zh-CN"/>
        </w:rPr>
        <w:t>截至2025年11月10日11时20分【报告导出时间】，针对设备存在的风险已处置X项、正在处置X项、尚未处置X项。</w:t>
      </w:r>
      <w:commentRangeEnd w:id="1"/>
      <w:r>
        <w:commentReference w:id="1"/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  <w:tblPrChange w:id="51" w:author="Whfe9w239042321" w:date="2025-11-13T16:28:06Z">
          <w:tblPr>
            <w:tblStyle w:val="17"/>
            <w:tblW w:w="0" w:type="auto"/>
            <w:tblInd w:w="0" w:type="dxa"/>
            <w:tbl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insideH w:val="single" w:color="auto" w:sz="4" w:space="0"/>
              <w:insideV w:val="single" w:color="auto" w:sz="4" w:space="0"/>
            </w:tblBorders>
            <w:tblLayout w:type="autofit"/>
            <w:tblCellMar>
              <w:top w:w="0" w:type="dxa"/>
              <w:left w:w="108" w:type="dxa"/>
              <w:bottom w:w="0" w:type="dxa"/>
              <w:right w:w="108" w:type="dxa"/>
            </w:tblCellMar>
          </w:tblPr>
        </w:tblPrChange>
      </w:tblPr>
      <w:tblGrid>
        <w:gridCol w:w="698"/>
        <w:gridCol w:w="2016"/>
        <w:gridCol w:w="1180"/>
        <w:gridCol w:w="1180"/>
        <w:gridCol w:w="2572"/>
        <w:gridCol w:w="1464"/>
        <w:gridCol w:w="2860"/>
        <w:gridCol w:w="2161"/>
        <w:tblGridChange w:id="52">
          <w:tblGrid>
            <w:gridCol w:w="698"/>
            <w:gridCol w:w="2016"/>
            <w:gridCol w:w="1180"/>
            <w:gridCol w:w="1180"/>
            <w:gridCol w:w="2572"/>
            <w:gridCol w:w="1464"/>
            <w:gridCol w:w="2860"/>
            <w:gridCol w:w="987"/>
          </w:tblGrid>
        </w:tblGridChange>
      </w:tblGrid>
      <w:tr w14:paraId="1311B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53" w:author="Whfe9w239042321" w:date="2025-11-13T16:28:06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0" w:type="auto"/>
            <w:tcPrChange w:id="54" w:author="Whfe9w239042321" w:date="2025-11-13T16:28:06Z">
              <w:tcPr>
                <w:tcW w:w="0" w:type="auto"/>
              </w:tcPr>
            </w:tcPrChange>
          </w:tcPr>
          <w:p w14:paraId="371EA3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序号</w:t>
            </w:r>
          </w:p>
        </w:tc>
        <w:tc>
          <w:tcPr>
            <w:tcW w:w="0" w:type="auto"/>
            <w:tcPrChange w:id="55" w:author="Whfe9w239042321" w:date="2025-11-13T16:28:06Z">
              <w:tcPr>
                <w:tcW w:w="0" w:type="auto"/>
              </w:tcPr>
            </w:tcPrChange>
          </w:tcPr>
          <w:p w14:paraId="2DD56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风险名称</w:t>
            </w:r>
          </w:p>
        </w:tc>
        <w:tc>
          <w:tcPr>
            <w:tcW w:w="0" w:type="auto"/>
            <w:tcPrChange w:id="56" w:author="Whfe9w239042321" w:date="2025-11-13T16:28:06Z">
              <w:tcPr>
                <w:tcW w:w="0" w:type="auto"/>
              </w:tcPr>
            </w:tcPrChange>
          </w:tcPr>
          <w:p w14:paraId="3EC36A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风险类型</w:t>
            </w:r>
          </w:p>
        </w:tc>
        <w:tc>
          <w:tcPr>
            <w:tcW w:w="0" w:type="auto"/>
            <w:tcPrChange w:id="57" w:author="Whfe9w239042321" w:date="2025-11-13T16:28:06Z">
              <w:tcPr>
                <w:tcW w:w="0" w:type="auto"/>
              </w:tcPr>
            </w:tcPrChange>
          </w:tcPr>
          <w:p w14:paraId="16E6B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风险等级</w:t>
            </w:r>
          </w:p>
        </w:tc>
        <w:tc>
          <w:tcPr>
            <w:tcW w:w="2572" w:type="dxa"/>
            <w:tcPrChange w:id="58" w:author="Whfe9w239042321" w:date="2025-11-13T16:28:06Z">
              <w:tcPr>
                <w:tcW w:w="2572" w:type="dxa"/>
              </w:tcPr>
            </w:tcPrChange>
          </w:tcPr>
          <w:p w14:paraId="107D8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风险描述</w:t>
            </w:r>
          </w:p>
        </w:tc>
        <w:tc>
          <w:tcPr>
            <w:tcW w:w="1464" w:type="dxa"/>
            <w:tcPrChange w:id="59" w:author="Whfe9w239042321" w:date="2025-11-13T16:28:06Z">
              <w:tcPr>
                <w:tcW w:w="1464" w:type="dxa"/>
              </w:tcPr>
            </w:tcPrChange>
          </w:tcPr>
          <w:p w14:paraId="0A7D30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发现时间</w:t>
            </w:r>
          </w:p>
        </w:tc>
        <w:tc>
          <w:tcPr>
            <w:tcW w:w="2860" w:type="dxa"/>
            <w:tcPrChange w:id="60" w:author="Whfe9w239042321" w:date="2025-11-13T16:28:06Z">
              <w:tcPr>
                <w:tcW w:w="2860" w:type="dxa"/>
              </w:tcPr>
            </w:tcPrChange>
          </w:tcPr>
          <w:p w14:paraId="112A9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修复建议</w:t>
            </w:r>
          </w:p>
        </w:tc>
        <w:tc>
          <w:tcPr>
            <w:tcW w:w="2161" w:type="dxa"/>
            <w:tcPrChange w:id="61" w:author="Whfe9w239042321" w:date="2025-11-13T16:28:06Z">
              <w:tcPr>
                <w:tcW w:w="987" w:type="dxa"/>
              </w:tcPr>
            </w:tcPrChange>
          </w:tcPr>
          <w:p w14:paraId="220A7E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2"/>
                <w:vertAlign w:val="baseline"/>
                <w:lang w:val="en-US" w:eastAsia="zh-CN"/>
              </w:rPr>
              <w:t>检测人</w:t>
            </w:r>
          </w:p>
        </w:tc>
      </w:tr>
      <w:tr w14:paraId="1E67F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62" w:author="Whfe9w239042321" w:date="2025-11-13T16:28:06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0" w:type="auto"/>
            <w:tcPrChange w:id="63" w:author="Whfe9w239042321" w:date="2025-11-13T16:28:06Z">
              <w:tcPr>
                <w:tcW w:w="0" w:type="auto"/>
              </w:tcPr>
            </w:tcPrChange>
          </w:tcPr>
          <w:p w14:paraId="3B8B89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0" w:type="auto"/>
            <w:tcPrChange w:id="64" w:author="Whfe9w239042321" w:date="2025-11-13T16:28:06Z">
              <w:tcPr>
                <w:tcW w:w="0" w:type="auto"/>
              </w:tcPr>
            </w:tcPrChange>
          </w:tcPr>
          <w:p w14:paraId="4CE681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高危端口22开启</w:t>
            </w:r>
          </w:p>
        </w:tc>
        <w:tc>
          <w:tcPr>
            <w:tcW w:w="0" w:type="auto"/>
            <w:tcPrChange w:id="65" w:author="Whfe9w239042321" w:date="2025-11-13T16:28:06Z">
              <w:tcPr>
                <w:tcW w:w="0" w:type="auto"/>
              </w:tcPr>
            </w:tcPrChange>
          </w:tcPr>
          <w:p w14:paraId="476744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XX</w:t>
            </w:r>
          </w:p>
        </w:tc>
        <w:tc>
          <w:tcPr>
            <w:tcW w:w="0" w:type="auto"/>
            <w:tcPrChange w:id="66" w:author="Whfe9w239042321" w:date="2025-11-13T16:28:06Z">
              <w:tcPr>
                <w:tcW w:w="0" w:type="auto"/>
              </w:tcPr>
            </w:tcPrChange>
          </w:tcPr>
          <w:p w14:paraId="68F1BC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高</w:t>
            </w:r>
          </w:p>
        </w:tc>
        <w:tc>
          <w:tcPr>
            <w:tcW w:w="2572" w:type="dxa"/>
            <w:tcPrChange w:id="67" w:author="Whfe9w239042321" w:date="2025-11-13T16:28:06Z">
              <w:tcPr>
                <w:tcW w:w="2572" w:type="dxa"/>
              </w:tcPr>
            </w:tcPrChange>
          </w:tcPr>
          <w:p w14:paraId="51C67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XX</w:t>
            </w:r>
          </w:p>
        </w:tc>
        <w:tc>
          <w:tcPr>
            <w:tcW w:w="1464" w:type="dxa"/>
            <w:tcPrChange w:id="68" w:author="Whfe9w239042321" w:date="2025-11-13T16:28:06Z">
              <w:tcPr>
                <w:tcW w:w="1464" w:type="dxa"/>
              </w:tcPr>
            </w:tcPrChange>
          </w:tcPr>
          <w:p w14:paraId="3B760F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【扫描出该风险的时间】</w:t>
            </w:r>
          </w:p>
        </w:tc>
        <w:tc>
          <w:tcPr>
            <w:tcW w:w="2860" w:type="dxa"/>
            <w:tcPrChange w:id="69" w:author="Whfe9w239042321" w:date="2025-11-13T16:28:06Z">
              <w:tcPr>
                <w:tcW w:w="2860" w:type="dxa"/>
              </w:tcPr>
            </w:tcPrChange>
          </w:tcPr>
          <w:p w14:paraId="2FE86D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XX</w:t>
            </w:r>
          </w:p>
        </w:tc>
        <w:tc>
          <w:tcPr>
            <w:tcW w:w="2161" w:type="dxa"/>
            <w:tcPrChange w:id="70" w:author="Whfe9w239042321" w:date="2025-11-13T16:28:06Z">
              <w:tcPr>
                <w:tcW w:w="987" w:type="dxa"/>
              </w:tcPr>
            </w:tcPrChange>
          </w:tcPr>
          <w:p w14:paraId="2ED6E8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XX</w:t>
            </w:r>
          </w:p>
        </w:tc>
      </w:tr>
      <w:tr w14:paraId="5B86A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71" w:author="Whfe9w239042321" w:date="2025-11-13T16:28:06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0" w:type="auto"/>
            <w:tcPrChange w:id="72" w:author="Whfe9w239042321" w:date="2025-11-13T16:28:06Z">
              <w:tcPr>
                <w:tcW w:w="0" w:type="auto"/>
              </w:tcPr>
            </w:tcPrChange>
          </w:tcPr>
          <w:p w14:paraId="0BAD2B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0" w:type="auto"/>
            <w:tcPrChange w:id="73" w:author="Whfe9w239042321" w:date="2025-11-13T16:28:06Z">
              <w:tcPr>
                <w:tcW w:w="0" w:type="auto"/>
              </w:tcPr>
            </w:tcPrChange>
          </w:tcPr>
          <w:p w14:paraId="2E7592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PrChange w:id="74" w:author="Whfe9w239042321" w:date="2025-11-13T16:28:06Z">
              <w:tcPr>
                <w:tcW w:w="0" w:type="auto"/>
              </w:tcPr>
            </w:tcPrChange>
          </w:tcPr>
          <w:p w14:paraId="6C3DD7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PrChange w:id="75" w:author="Whfe9w239042321" w:date="2025-11-13T16:28:06Z">
              <w:tcPr>
                <w:tcW w:w="0" w:type="auto"/>
              </w:tcPr>
            </w:tcPrChange>
          </w:tcPr>
          <w:p w14:paraId="0441F5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572" w:type="dxa"/>
            <w:tcPrChange w:id="76" w:author="Whfe9w239042321" w:date="2025-11-13T16:28:06Z">
              <w:tcPr>
                <w:tcW w:w="2572" w:type="dxa"/>
              </w:tcPr>
            </w:tcPrChange>
          </w:tcPr>
          <w:p w14:paraId="1B944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64" w:type="dxa"/>
            <w:tcPrChange w:id="77" w:author="Whfe9w239042321" w:date="2025-11-13T16:28:06Z">
              <w:tcPr>
                <w:tcW w:w="1464" w:type="dxa"/>
              </w:tcPr>
            </w:tcPrChange>
          </w:tcPr>
          <w:p w14:paraId="5592B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860" w:type="dxa"/>
            <w:tcPrChange w:id="78" w:author="Whfe9w239042321" w:date="2025-11-13T16:28:06Z">
              <w:tcPr>
                <w:tcW w:w="2860" w:type="dxa"/>
              </w:tcPr>
            </w:tcPrChange>
          </w:tcPr>
          <w:p w14:paraId="7D6FC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1" w:type="dxa"/>
            <w:tcPrChange w:id="79" w:author="Whfe9w239042321" w:date="2025-11-13T16:28:06Z">
              <w:tcPr>
                <w:tcW w:w="987" w:type="dxa"/>
              </w:tcPr>
            </w:tcPrChange>
          </w:tcPr>
          <w:p w14:paraId="7011C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XX</w:t>
            </w:r>
          </w:p>
        </w:tc>
      </w:tr>
      <w:tr w14:paraId="7C591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  <w:tblPrExChange w:id="80" w:author="Whfe9w239042321" w:date="2025-11-13T16:28:06Z">
            <w:tblPrEx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Ex>
          </w:tblPrExChange>
        </w:tblPrEx>
        <w:tc>
          <w:tcPr>
            <w:tcW w:w="0" w:type="auto"/>
            <w:tcPrChange w:id="81" w:author="Whfe9w239042321" w:date="2025-11-13T16:28:06Z">
              <w:tcPr>
                <w:tcW w:w="0" w:type="auto"/>
              </w:tcPr>
            </w:tcPrChange>
          </w:tcPr>
          <w:p w14:paraId="053FC7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0" w:type="auto"/>
            <w:tcPrChange w:id="82" w:author="Whfe9w239042321" w:date="2025-11-13T16:28:06Z">
              <w:tcPr>
                <w:tcW w:w="0" w:type="auto"/>
              </w:tcPr>
            </w:tcPrChange>
          </w:tcPr>
          <w:p w14:paraId="5E4C34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PrChange w:id="83" w:author="Whfe9w239042321" w:date="2025-11-13T16:28:06Z">
              <w:tcPr>
                <w:tcW w:w="0" w:type="auto"/>
              </w:tcPr>
            </w:tcPrChange>
          </w:tcPr>
          <w:p w14:paraId="149042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PrChange w:id="84" w:author="Whfe9w239042321" w:date="2025-11-13T16:28:06Z">
              <w:tcPr>
                <w:tcW w:w="0" w:type="auto"/>
              </w:tcPr>
            </w:tcPrChange>
          </w:tcPr>
          <w:p w14:paraId="3C54D6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572" w:type="dxa"/>
            <w:tcPrChange w:id="85" w:author="Whfe9w239042321" w:date="2025-11-13T16:28:06Z">
              <w:tcPr>
                <w:tcW w:w="2572" w:type="dxa"/>
              </w:tcPr>
            </w:tcPrChange>
          </w:tcPr>
          <w:p w14:paraId="574816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1464" w:type="dxa"/>
            <w:tcPrChange w:id="86" w:author="Whfe9w239042321" w:date="2025-11-13T16:28:06Z">
              <w:tcPr>
                <w:tcW w:w="1464" w:type="dxa"/>
              </w:tcPr>
            </w:tcPrChange>
          </w:tcPr>
          <w:p w14:paraId="3A2EC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860" w:type="dxa"/>
            <w:tcPrChange w:id="87" w:author="Whfe9w239042321" w:date="2025-11-13T16:28:06Z">
              <w:tcPr>
                <w:tcW w:w="2860" w:type="dxa"/>
              </w:tcPr>
            </w:tcPrChange>
          </w:tcPr>
          <w:p w14:paraId="14F293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61" w:type="dxa"/>
            <w:tcPrChange w:id="88" w:author="Whfe9w239042321" w:date="2025-11-13T16:28:06Z">
              <w:tcPr>
                <w:tcW w:w="987" w:type="dxa"/>
              </w:tcPr>
            </w:tcPrChange>
          </w:tcPr>
          <w:p w14:paraId="35A9A5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2"/>
                <w:vertAlign w:val="baseline"/>
                <w:lang w:val="en-US" w:eastAsia="zh-CN"/>
              </w:rPr>
            </w:pPr>
            <w:r>
              <w:commentReference w:id="2"/>
            </w:r>
          </w:p>
        </w:tc>
      </w:tr>
    </w:tbl>
    <w:p w14:paraId="7FF8714D">
      <w:pPr>
        <w:ind w:left="0" w:leftChars="0" w:firstLine="0" w:firstLineChars="0"/>
        <w:rPr>
          <w:rFonts w:hint="eastAsia"/>
          <w:b/>
          <w:bCs/>
          <w:i w:val="0"/>
          <w:iCs w:val="0"/>
          <w:sz w:val="21"/>
          <w:szCs w:val="21"/>
          <w:lang w:val="en-US" w:eastAsia="zh-CN"/>
        </w:rPr>
        <w:sectPr>
          <w:pgSz w:w="16838" w:h="11906" w:orient="landscape"/>
          <w:pgMar w:top="1800" w:right="1440" w:bottom="1800" w:left="144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  <w:b/>
          <w:bCs/>
          <w:i w:val="0"/>
          <w:iCs w:val="0"/>
          <w:sz w:val="21"/>
          <w:szCs w:val="21"/>
          <w:lang w:val="en-US" w:eastAsia="zh-CN"/>
        </w:rPr>
        <w:t>注：系统内可查看处理结果。</w:t>
      </w:r>
    </w:p>
    <w:p w14:paraId="5D312C37">
      <w:pPr>
        <w:pStyle w:val="2"/>
        <w:bidi w:val="0"/>
        <w:rPr>
          <w:rFonts w:hint="eastAsia"/>
          <w:lang w:val="en-US" w:eastAsia="zh-CN"/>
        </w:rPr>
      </w:pPr>
      <w:bookmarkStart w:id="5" w:name="_Toc28869"/>
      <w:r>
        <w:rPr>
          <w:rFonts w:hint="eastAsia"/>
          <w:lang w:val="en-US" w:eastAsia="zh-CN"/>
        </w:rPr>
        <w:t>附件</w:t>
      </w:r>
      <w:bookmarkEnd w:id="5"/>
    </w:p>
    <w:p w14:paraId="09E0A3CE">
      <w:pPr>
        <w:pStyle w:val="3"/>
        <w:bidi w:val="0"/>
        <w:rPr>
          <w:rFonts w:hint="default"/>
          <w:lang w:val="en-US" w:eastAsia="zh-CN"/>
        </w:rPr>
      </w:pPr>
      <w:bookmarkStart w:id="6" w:name="_Toc10378"/>
      <w:r>
        <w:rPr>
          <w:rFonts w:hint="eastAsia"/>
          <w:lang w:val="en-US" w:eastAsia="zh-CN"/>
        </w:rPr>
        <w:t>端口说明</w:t>
      </w:r>
      <w:bookmarkEnd w:id="6"/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"/>
        <w:gridCol w:w="763"/>
        <w:gridCol w:w="1496"/>
        <w:gridCol w:w="1482"/>
        <w:gridCol w:w="3284"/>
        <w:gridCol w:w="1004"/>
      </w:tblGrid>
      <w:tr w14:paraId="5E33E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2512B9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763" w:type="dxa"/>
            <w:vAlign w:val="center"/>
          </w:tcPr>
          <w:p w14:paraId="7412BE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类型</w:t>
            </w:r>
          </w:p>
        </w:tc>
        <w:tc>
          <w:tcPr>
            <w:tcW w:w="1496" w:type="dxa"/>
            <w:vAlign w:val="center"/>
          </w:tcPr>
          <w:p w14:paraId="3F95F8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端口号</w:t>
            </w:r>
          </w:p>
        </w:tc>
        <w:tc>
          <w:tcPr>
            <w:tcW w:w="1482" w:type="dxa"/>
            <w:vAlign w:val="center"/>
          </w:tcPr>
          <w:p w14:paraId="4E31D1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服务</w:t>
            </w:r>
          </w:p>
        </w:tc>
        <w:tc>
          <w:tcPr>
            <w:tcW w:w="3284" w:type="dxa"/>
            <w:vAlign w:val="center"/>
          </w:tcPr>
          <w:p w14:paraId="63F11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  <w:tc>
          <w:tcPr>
            <w:tcW w:w="1004" w:type="dxa"/>
            <w:vAlign w:val="center"/>
          </w:tcPr>
          <w:p w14:paraId="3785C0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23F1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24CFAE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763" w:type="dxa"/>
            <w:vMerge w:val="restart"/>
            <w:vAlign w:val="center"/>
          </w:tcPr>
          <w:p w14:paraId="2F2119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医疗影像设备常用端口</w:t>
            </w:r>
          </w:p>
        </w:tc>
        <w:tc>
          <w:tcPr>
            <w:tcW w:w="1496" w:type="dxa"/>
            <w:vAlign w:val="center"/>
          </w:tcPr>
          <w:p w14:paraId="76820B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104</w:t>
            </w:r>
          </w:p>
        </w:tc>
        <w:tc>
          <w:tcPr>
            <w:tcW w:w="1482" w:type="dxa"/>
            <w:vAlign w:val="center"/>
          </w:tcPr>
          <w:p w14:paraId="639873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DICOM</w:t>
            </w:r>
          </w:p>
        </w:tc>
        <w:tc>
          <w:tcPr>
            <w:tcW w:w="3284" w:type="dxa"/>
          </w:tcPr>
          <w:p w14:paraId="0047CA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用于医学影像的存储、查询和传输，是PACS系统的核心通信端口</w:t>
            </w:r>
          </w:p>
        </w:tc>
        <w:tc>
          <w:tcPr>
            <w:tcW w:w="1004" w:type="dxa"/>
            <w:vMerge w:val="restart"/>
          </w:tcPr>
          <w:p w14:paraId="3E15E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本身不为高危端口，但在实际过程中可能存在明文传输情况，需结合使用环境进行判断</w:t>
            </w:r>
          </w:p>
        </w:tc>
      </w:tr>
      <w:tr w14:paraId="35675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045902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763" w:type="dxa"/>
            <w:vMerge w:val="continue"/>
            <w:vAlign w:val="center"/>
          </w:tcPr>
          <w:p w14:paraId="725D5F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578E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2761</w:t>
            </w:r>
          </w:p>
        </w:tc>
        <w:tc>
          <w:tcPr>
            <w:tcW w:w="1482" w:type="dxa"/>
            <w:vAlign w:val="center"/>
          </w:tcPr>
          <w:p w14:paraId="78B0F6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DICOM</w:t>
            </w:r>
          </w:p>
        </w:tc>
        <w:tc>
          <w:tcPr>
            <w:tcW w:w="3284" w:type="dxa"/>
          </w:tcPr>
          <w:p w14:paraId="1EA5B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用于医学影像的存储、查询和传输，是PACS系统的核心通信端口</w:t>
            </w:r>
          </w:p>
        </w:tc>
        <w:tc>
          <w:tcPr>
            <w:tcW w:w="1004" w:type="dxa"/>
            <w:vMerge w:val="continue"/>
          </w:tcPr>
          <w:p w14:paraId="774E7F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D05D1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47E1D2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763" w:type="dxa"/>
            <w:vMerge w:val="continue"/>
            <w:vAlign w:val="center"/>
          </w:tcPr>
          <w:p w14:paraId="563273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5D7046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2762</w:t>
            </w:r>
          </w:p>
        </w:tc>
        <w:tc>
          <w:tcPr>
            <w:tcW w:w="1482" w:type="dxa"/>
            <w:vAlign w:val="center"/>
          </w:tcPr>
          <w:p w14:paraId="7ED773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DICOM</w:t>
            </w:r>
          </w:p>
        </w:tc>
        <w:tc>
          <w:tcPr>
            <w:tcW w:w="3284" w:type="dxa"/>
          </w:tcPr>
          <w:p w14:paraId="300374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用于医学影像的存储、查询和传输，是PACS系统的核心通信端口</w:t>
            </w:r>
          </w:p>
        </w:tc>
        <w:tc>
          <w:tcPr>
            <w:tcW w:w="1004" w:type="dxa"/>
            <w:vMerge w:val="continue"/>
          </w:tcPr>
          <w:p w14:paraId="74BE92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BC49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4DFE6B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763" w:type="dxa"/>
            <w:vMerge w:val="continue"/>
            <w:vAlign w:val="center"/>
          </w:tcPr>
          <w:p w14:paraId="525337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7322A9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11112</w:t>
            </w:r>
          </w:p>
        </w:tc>
        <w:tc>
          <w:tcPr>
            <w:tcW w:w="1482" w:type="dxa"/>
            <w:vAlign w:val="center"/>
          </w:tcPr>
          <w:p w14:paraId="5449AF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DICOM</w:t>
            </w:r>
          </w:p>
        </w:tc>
        <w:tc>
          <w:tcPr>
            <w:tcW w:w="3284" w:type="dxa"/>
          </w:tcPr>
          <w:p w14:paraId="4A96A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用于医学影像的存储、查询和传输，是PACS系统的核心通信端口</w:t>
            </w:r>
          </w:p>
        </w:tc>
        <w:tc>
          <w:tcPr>
            <w:tcW w:w="1004" w:type="dxa"/>
            <w:vMerge w:val="continue"/>
          </w:tcPr>
          <w:p w14:paraId="17B6D6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9E3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49F31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763" w:type="dxa"/>
            <w:vMerge w:val="continue"/>
            <w:vAlign w:val="center"/>
          </w:tcPr>
          <w:p w14:paraId="5400EF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716BB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554</w:t>
            </w:r>
          </w:p>
        </w:tc>
        <w:tc>
          <w:tcPr>
            <w:tcW w:w="1482" w:type="dxa"/>
            <w:vAlign w:val="center"/>
          </w:tcPr>
          <w:p w14:paraId="677A3D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RTSP</w:t>
            </w:r>
          </w:p>
        </w:tc>
        <w:tc>
          <w:tcPr>
            <w:tcW w:w="3284" w:type="dxa"/>
          </w:tcPr>
          <w:p w14:paraId="3E2B4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用于实时传输手术视频或影像流，支持远程示教和实时会诊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，可能存在默认口令/弱口令等风险。</w:t>
            </w:r>
          </w:p>
        </w:tc>
        <w:tc>
          <w:tcPr>
            <w:tcW w:w="1004" w:type="dxa"/>
          </w:tcPr>
          <w:p w14:paraId="246CB7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需结合实际使用环境判定</w:t>
            </w:r>
          </w:p>
        </w:tc>
      </w:tr>
      <w:tr w14:paraId="01009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03BE44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763" w:type="dxa"/>
            <w:vMerge w:val="restart"/>
            <w:vAlign w:val="center"/>
          </w:tcPr>
          <w:p w14:paraId="3C6991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文件传输</w:t>
            </w:r>
          </w:p>
        </w:tc>
        <w:tc>
          <w:tcPr>
            <w:tcW w:w="1496" w:type="dxa"/>
            <w:vAlign w:val="center"/>
          </w:tcPr>
          <w:p w14:paraId="1F74E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1482" w:type="dxa"/>
            <w:vAlign w:val="center"/>
          </w:tcPr>
          <w:p w14:paraId="204967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FTP</w:t>
            </w:r>
          </w:p>
        </w:tc>
        <w:tc>
          <w:tcPr>
            <w:tcW w:w="3284" w:type="dxa"/>
          </w:tcPr>
          <w:p w14:paraId="43D5CF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FTP 传输数据时未加密，容易受到攻击，如匿名上传下载、爆破、嗅探、远程执行等攻击，可能导致敏感文件泄露。</w:t>
            </w:r>
          </w:p>
        </w:tc>
        <w:tc>
          <w:tcPr>
            <w:tcW w:w="1004" w:type="dxa"/>
          </w:tcPr>
          <w:p w14:paraId="5C45CE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9BC5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6F187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763" w:type="dxa"/>
            <w:vMerge w:val="continue"/>
            <w:vAlign w:val="center"/>
          </w:tcPr>
          <w:p w14:paraId="063A9C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58B09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1482" w:type="dxa"/>
            <w:vAlign w:val="center"/>
          </w:tcPr>
          <w:p w14:paraId="6F569C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FTP</w:t>
            </w:r>
          </w:p>
        </w:tc>
        <w:tc>
          <w:tcPr>
            <w:tcW w:w="3284" w:type="dxa"/>
          </w:tcPr>
          <w:p w14:paraId="59A174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FTP 传输数据时未加密，容易受到攻击，如匿名上传下载、爆破、嗅探、远程执行等攻击，可能导致敏感文件泄露。</w:t>
            </w:r>
          </w:p>
        </w:tc>
        <w:tc>
          <w:tcPr>
            <w:tcW w:w="1004" w:type="dxa"/>
          </w:tcPr>
          <w:p w14:paraId="4E6065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DB8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2AA5F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763" w:type="dxa"/>
            <w:vMerge w:val="continue"/>
            <w:vAlign w:val="center"/>
          </w:tcPr>
          <w:p w14:paraId="5A1F5B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DEE4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69</w:t>
            </w:r>
          </w:p>
        </w:tc>
        <w:tc>
          <w:tcPr>
            <w:tcW w:w="1482" w:type="dxa"/>
            <w:vAlign w:val="center"/>
          </w:tcPr>
          <w:p w14:paraId="7E2D5C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TFTP</w:t>
            </w:r>
          </w:p>
        </w:tc>
        <w:tc>
          <w:tcPr>
            <w:tcW w:w="3284" w:type="dxa"/>
          </w:tcPr>
          <w:p w14:paraId="12002D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可被用于尝试下载目标设备的各类重要配置文件，存在信息泄露风险。</w:t>
            </w:r>
          </w:p>
        </w:tc>
        <w:tc>
          <w:tcPr>
            <w:tcW w:w="1004" w:type="dxa"/>
          </w:tcPr>
          <w:p w14:paraId="4A1F7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5509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38AEE4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763" w:type="dxa"/>
            <w:vMerge w:val="continue"/>
            <w:vAlign w:val="center"/>
          </w:tcPr>
          <w:p w14:paraId="47A77A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79B0B0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873</w:t>
            </w:r>
          </w:p>
        </w:tc>
        <w:tc>
          <w:tcPr>
            <w:tcW w:w="1482" w:type="dxa"/>
            <w:vAlign w:val="center"/>
          </w:tcPr>
          <w:p w14:paraId="2ABA52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RSYNC</w:t>
            </w:r>
          </w:p>
        </w:tc>
        <w:tc>
          <w:tcPr>
            <w:tcW w:w="3284" w:type="dxa"/>
          </w:tcPr>
          <w:p w14:paraId="102935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可能存在匿名访问和文件上传的安全隐患。</w:t>
            </w:r>
          </w:p>
        </w:tc>
        <w:tc>
          <w:tcPr>
            <w:tcW w:w="1004" w:type="dxa"/>
          </w:tcPr>
          <w:p w14:paraId="7E1318E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390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73E499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763" w:type="dxa"/>
            <w:vMerge w:val="restart"/>
            <w:vAlign w:val="center"/>
          </w:tcPr>
          <w:p w14:paraId="1D1BAF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远程连接</w:t>
            </w:r>
          </w:p>
        </w:tc>
        <w:tc>
          <w:tcPr>
            <w:tcW w:w="1496" w:type="dxa"/>
            <w:vAlign w:val="center"/>
          </w:tcPr>
          <w:p w14:paraId="61E927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1482" w:type="dxa"/>
            <w:vAlign w:val="center"/>
          </w:tcPr>
          <w:p w14:paraId="0B72CC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Telnet</w:t>
            </w:r>
          </w:p>
        </w:tc>
        <w:tc>
          <w:tcPr>
            <w:tcW w:w="3284" w:type="dxa"/>
          </w:tcPr>
          <w:p w14:paraId="1EEE87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Telnet 以明文传输数据，容易被嗅探和中间人攻击，可导致账号密码等敏感信息被窃取。</w:t>
            </w:r>
          </w:p>
        </w:tc>
        <w:tc>
          <w:tcPr>
            <w:tcW w:w="1004" w:type="dxa"/>
          </w:tcPr>
          <w:p w14:paraId="35E016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3993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0B07B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763" w:type="dxa"/>
            <w:vMerge w:val="continue"/>
            <w:vAlign w:val="center"/>
          </w:tcPr>
          <w:p w14:paraId="1DFF3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01310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3389</w:t>
            </w:r>
          </w:p>
        </w:tc>
        <w:tc>
          <w:tcPr>
            <w:tcW w:w="1482" w:type="dxa"/>
            <w:vAlign w:val="center"/>
          </w:tcPr>
          <w:p w14:paraId="3CC844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RDP</w:t>
            </w:r>
          </w:p>
        </w:tc>
        <w:tc>
          <w:tcPr>
            <w:tcW w:w="3284" w:type="dxa"/>
          </w:tcPr>
          <w:p w14:paraId="6C7FB2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如配置不当或存在漏洞，可能会被攻击者利用进行爆破等攻击，获取远程桌面访问权限。</w:t>
            </w:r>
          </w:p>
        </w:tc>
        <w:tc>
          <w:tcPr>
            <w:tcW w:w="1004" w:type="dxa"/>
          </w:tcPr>
          <w:p w14:paraId="5AEEB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EA7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0202E6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763" w:type="dxa"/>
            <w:vMerge w:val="continue"/>
            <w:vAlign w:val="center"/>
          </w:tcPr>
          <w:p w14:paraId="6E8C50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001244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1482" w:type="dxa"/>
            <w:vAlign w:val="center"/>
          </w:tcPr>
          <w:p w14:paraId="613A63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SSH</w:t>
            </w:r>
          </w:p>
        </w:tc>
        <w:tc>
          <w:tcPr>
            <w:tcW w:w="3284" w:type="dxa"/>
          </w:tcPr>
          <w:p w14:paraId="1F44C2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如SSH版本过低或存在配置漏洞，可能会被攻击者利用收集到的信息尝试爆破、中间人攻击等。</w:t>
            </w:r>
          </w:p>
        </w:tc>
        <w:tc>
          <w:tcPr>
            <w:tcW w:w="1004" w:type="dxa"/>
          </w:tcPr>
          <w:p w14:paraId="655D9C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3718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30C47E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763" w:type="dxa"/>
            <w:vMerge w:val="continue"/>
            <w:vAlign w:val="center"/>
          </w:tcPr>
          <w:p w14:paraId="0492D2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3F0D23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1723</w:t>
            </w:r>
          </w:p>
        </w:tc>
        <w:tc>
          <w:tcPr>
            <w:tcW w:w="1482" w:type="dxa"/>
            <w:vAlign w:val="center"/>
          </w:tcPr>
          <w:p w14:paraId="3C586D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PPTP</w:t>
            </w:r>
          </w:p>
        </w:tc>
        <w:tc>
          <w:tcPr>
            <w:tcW w:w="3284" w:type="dxa"/>
          </w:tcPr>
          <w:p w14:paraId="5030FA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可被用于建立虚拟专用网络连接，若被攻击者利用，可能会突破网络边界，进入内网。</w:t>
            </w:r>
          </w:p>
        </w:tc>
        <w:tc>
          <w:tcPr>
            <w:tcW w:w="1004" w:type="dxa"/>
          </w:tcPr>
          <w:p w14:paraId="2AD39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040B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25A6A3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763" w:type="dxa"/>
            <w:vMerge w:val="continue"/>
            <w:vAlign w:val="center"/>
          </w:tcPr>
          <w:p w14:paraId="1A534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0C0680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1194</w:t>
            </w:r>
          </w:p>
        </w:tc>
        <w:tc>
          <w:tcPr>
            <w:tcW w:w="1482" w:type="dxa"/>
            <w:vAlign w:val="center"/>
          </w:tcPr>
          <w:p w14:paraId="7F381D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OpenVPN</w:t>
            </w:r>
          </w:p>
        </w:tc>
        <w:tc>
          <w:tcPr>
            <w:tcW w:w="3284" w:type="dxa"/>
          </w:tcPr>
          <w:p w14:paraId="7216C9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如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攻击者获取 VPN 账号，进入内网。</w:t>
            </w:r>
          </w:p>
        </w:tc>
        <w:tc>
          <w:tcPr>
            <w:tcW w:w="1004" w:type="dxa"/>
          </w:tcPr>
          <w:p w14:paraId="5065F0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DC10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0C239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763" w:type="dxa"/>
            <w:vMerge w:val="restart"/>
            <w:vAlign w:val="center"/>
          </w:tcPr>
          <w:p w14:paraId="62E91B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网络服务</w:t>
            </w:r>
          </w:p>
        </w:tc>
        <w:tc>
          <w:tcPr>
            <w:tcW w:w="1496" w:type="dxa"/>
            <w:vAlign w:val="center"/>
          </w:tcPr>
          <w:p w14:paraId="4C4E73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53</w:t>
            </w:r>
          </w:p>
        </w:tc>
        <w:tc>
          <w:tcPr>
            <w:tcW w:w="1482" w:type="dxa"/>
            <w:vAlign w:val="center"/>
          </w:tcPr>
          <w:p w14:paraId="08F17B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DNS</w:t>
            </w:r>
          </w:p>
        </w:tc>
        <w:tc>
          <w:tcPr>
            <w:tcW w:w="3284" w:type="dxa"/>
          </w:tcPr>
          <w:p w14:paraId="7E9951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可能会受到 DNS 溢出、远程代码执行、允许区域传送、DNS 劫持、缓存投毒、欺骗以及各种基于 DNS 隧道的远控等攻击。</w:t>
            </w:r>
          </w:p>
        </w:tc>
        <w:tc>
          <w:tcPr>
            <w:tcW w:w="1004" w:type="dxa"/>
          </w:tcPr>
          <w:p w14:paraId="0763E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E21D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3B7084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763" w:type="dxa"/>
            <w:vMerge w:val="continue"/>
            <w:vAlign w:val="center"/>
          </w:tcPr>
          <w:p w14:paraId="4015F5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31790F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1482" w:type="dxa"/>
            <w:vAlign w:val="center"/>
          </w:tcPr>
          <w:p w14:paraId="06A3A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SMTP</w:t>
            </w:r>
          </w:p>
        </w:tc>
        <w:tc>
          <w:tcPr>
            <w:tcW w:w="3284" w:type="dxa"/>
          </w:tcPr>
          <w:p w14:paraId="7B43F7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可被用于邮件伪造、使用 vrfy/expn 命令查询邮件用户信息等，可能导致垃圾邮件、邮件欺诈等问题。</w:t>
            </w:r>
          </w:p>
        </w:tc>
        <w:tc>
          <w:tcPr>
            <w:tcW w:w="1004" w:type="dxa"/>
          </w:tcPr>
          <w:p w14:paraId="73DFB4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187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5C800C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763" w:type="dxa"/>
            <w:vMerge w:val="continue"/>
            <w:vAlign w:val="center"/>
          </w:tcPr>
          <w:p w14:paraId="3138AA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561C7D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110</w:t>
            </w:r>
          </w:p>
        </w:tc>
        <w:tc>
          <w:tcPr>
            <w:tcW w:w="1482" w:type="dxa"/>
            <w:vAlign w:val="center"/>
          </w:tcPr>
          <w:p w14:paraId="50F65C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POP3</w:t>
            </w:r>
          </w:p>
        </w:tc>
        <w:tc>
          <w:tcPr>
            <w:tcW w:w="3284" w:type="dxa"/>
          </w:tcPr>
          <w:p w14:paraId="3829A3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可能会受到爆破、嗅探等攻击，导致邮件账号信息泄露。</w:t>
            </w:r>
          </w:p>
        </w:tc>
        <w:tc>
          <w:tcPr>
            <w:tcW w:w="1004" w:type="dxa"/>
          </w:tcPr>
          <w:p w14:paraId="455A7D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1F6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52CD60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763" w:type="dxa"/>
            <w:vMerge w:val="continue"/>
            <w:vAlign w:val="center"/>
          </w:tcPr>
          <w:p w14:paraId="16AC18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0D6899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135</w:t>
            </w:r>
          </w:p>
        </w:tc>
        <w:tc>
          <w:tcPr>
            <w:tcW w:w="1482" w:type="dxa"/>
            <w:vAlign w:val="center"/>
          </w:tcPr>
          <w:p w14:paraId="5307C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DCOM</w:t>
            </w:r>
          </w:p>
        </w:tc>
        <w:tc>
          <w:tcPr>
            <w:tcW w:w="3284" w:type="dxa"/>
          </w:tcPr>
          <w:p w14:paraId="415D1A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开放的 135 端口容易引起外部的“snork”攻击。</w:t>
            </w:r>
          </w:p>
        </w:tc>
        <w:tc>
          <w:tcPr>
            <w:tcW w:w="1004" w:type="dxa"/>
          </w:tcPr>
          <w:p w14:paraId="691BB7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7BA8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7B3080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763" w:type="dxa"/>
            <w:vMerge w:val="continue"/>
            <w:vAlign w:val="center"/>
          </w:tcPr>
          <w:p w14:paraId="0F943B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70747C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137</w:t>
            </w:r>
          </w:p>
        </w:tc>
        <w:tc>
          <w:tcPr>
            <w:tcW w:w="1482" w:type="dxa"/>
            <w:vAlign w:val="center"/>
          </w:tcPr>
          <w:p w14:paraId="2F42EF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SMB</w:t>
            </w:r>
          </w:p>
        </w:tc>
        <w:tc>
          <w:tcPr>
            <w:tcW w:w="3284" w:type="dxa"/>
          </w:tcPr>
          <w:p w14:paraId="5CE3DD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可被尝试爆破以及利用 SMB 自身的各种远程执行类漏洞，如 MS08 - 067、MS17 - 010 等，可能导致文件共享被非法访问、恶意代码执行等问题。</w:t>
            </w:r>
          </w:p>
        </w:tc>
        <w:tc>
          <w:tcPr>
            <w:tcW w:w="1004" w:type="dxa"/>
          </w:tcPr>
          <w:p w14:paraId="483211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F4AB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5EA020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  <w:tc>
          <w:tcPr>
            <w:tcW w:w="763" w:type="dxa"/>
            <w:vMerge w:val="continue"/>
            <w:vAlign w:val="center"/>
          </w:tcPr>
          <w:p w14:paraId="53319A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00633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139</w:t>
            </w:r>
          </w:p>
        </w:tc>
        <w:tc>
          <w:tcPr>
            <w:tcW w:w="1482" w:type="dxa"/>
            <w:vAlign w:val="center"/>
          </w:tcPr>
          <w:p w14:paraId="6F3BF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SMB</w:t>
            </w:r>
          </w:p>
        </w:tc>
        <w:tc>
          <w:tcPr>
            <w:tcW w:w="3284" w:type="dxa"/>
          </w:tcPr>
          <w:p w14:paraId="31EAD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可被尝试爆破以及利用 SMB 自身的各种远程执行类漏洞，如 MS08 - 067、MS17 - 010 等，可能导致文件共享被非法访问、恶意代码执行等问题。</w:t>
            </w:r>
          </w:p>
        </w:tc>
        <w:tc>
          <w:tcPr>
            <w:tcW w:w="1004" w:type="dxa"/>
          </w:tcPr>
          <w:p w14:paraId="3FD7C5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FF73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6CE43A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763" w:type="dxa"/>
            <w:vMerge w:val="continue"/>
            <w:vAlign w:val="center"/>
          </w:tcPr>
          <w:p w14:paraId="0FC6D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7D3641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445</w:t>
            </w:r>
          </w:p>
        </w:tc>
        <w:tc>
          <w:tcPr>
            <w:tcW w:w="1482" w:type="dxa"/>
            <w:vAlign w:val="center"/>
          </w:tcPr>
          <w:p w14:paraId="39E6F5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SMB</w:t>
            </w:r>
          </w:p>
        </w:tc>
        <w:tc>
          <w:tcPr>
            <w:tcW w:w="3284" w:type="dxa"/>
          </w:tcPr>
          <w:p w14:paraId="52431F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可被尝试爆破以及利用 SMB 自身的各种远程执行类漏洞，如 MS08 - 067、MS17 - 010 等，可能导致文件共享被非法访问、恶意代码执行等问题。</w:t>
            </w:r>
          </w:p>
        </w:tc>
        <w:tc>
          <w:tcPr>
            <w:tcW w:w="1004" w:type="dxa"/>
          </w:tcPr>
          <w:p w14:paraId="5B342C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51E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13C110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763" w:type="dxa"/>
            <w:vMerge w:val="continue"/>
            <w:vAlign w:val="center"/>
          </w:tcPr>
          <w:p w14:paraId="626A6B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3F5040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138</w:t>
            </w:r>
          </w:p>
        </w:tc>
        <w:tc>
          <w:tcPr>
            <w:tcW w:w="1482" w:type="dxa"/>
            <w:vAlign w:val="center"/>
          </w:tcPr>
          <w:p w14:paraId="026B7D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NetBIOS</w:t>
            </w:r>
          </w:p>
        </w:tc>
        <w:tc>
          <w:tcPr>
            <w:tcW w:w="3284" w:type="dxa"/>
          </w:tcPr>
          <w:p w14:paraId="6D671D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存在被攻击利用的风险，如信息泄露、网络嗅探等。</w:t>
            </w:r>
          </w:p>
        </w:tc>
        <w:tc>
          <w:tcPr>
            <w:tcW w:w="1004" w:type="dxa"/>
          </w:tcPr>
          <w:p w14:paraId="4B1BBB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57A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5B3BB1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763" w:type="dxa"/>
            <w:vMerge w:val="continue"/>
            <w:vAlign w:val="center"/>
          </w:tcPr>
          <w:p w14:paraId="295A54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0F8E11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389</w:t>
            </w:r>
          </w:p>
        </w:tc>
        <w:tc>
          <w:tcPr>
            <w:tcW w:w="1482" w:type="dxa"/>
            <w:vAlign w:val="center"/>
          </w:tcPr>
          <w:p w14:paraId="479098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LDAP</w:t>
            </w:r>
          </w:p>
        </w:tc>
        <w:tc>
          <w:tcPr>
            <w:tcW w:w="3284" w:type="dxa"/>
          </w:tcPr>
          <w:p w14:paraId="176F64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 LDAP 注入、匿名访问、弱口令等安全问题，导致目录信息泄露。</w:t>
            </w:r>
          </w:p>
        </w:tc>
        <w:tc>
          <w:tcPr>
            <w:tcW w:w="1004" w:type="dxa"/>
          </w:tcPr>
          <w:p w14:paraId="5E9771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5ABA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76007C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763" w:type="dxa"/>
            <w:vMerge w:val="restart"/>
            <w:vAlign w:val="center"/>
          </w:tcPr>
          <w:p w14:paraId="4910C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数据库</w:t>
            </w:r>
          </w:p>
        </w:tc>
        <w:tc>
          <w:tcPr>
            <w:tcW w:w="1496" w:type="dxa"/>
            <w:vAlign w:val="center"/>
          </w:tcPr>
          <w:p w14:paraId="4266E4A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1433</w:t>
            </w:r>
          </w:p>
        </w:tc>
        <w:tc>
          <w:tcPr>
            <w:tcW w:w="1482" w:type="dxa"/>
            <w:vAlign w:val="center"/>
          </w:tcPr>
          <w:p w14:paraId="6CC724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SQL Server</w:t>
            </w:r>
          </w:p>
        </w:tc>
        <w:tc>
          <w:tcPr>
            <w:tcW w:w="3284" w:type="dxa"/>
          </w:tcPr>
          <w:p w14:paraId="20FCC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可能会受到注入、提权、SA 弱口令、爆破等攻击，导致数据库数据泄露、被篡改等问题。</w:t>
            </w:r>
          </w:p>
        </w:tc>
        <w:tc>
          <w:tcPr>
            <w:tcW w:w="1004" w:type="dxa"/>
          </w:tcPr>
          <w:p w14:paraId="435972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A35C5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009471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763" w:type="dxa"/>
            <w:vMerge w:val="continue"/>
            <w:vAlign w:val="center"/>
          </w:tcPr>
          <w:p w14:paraId="36F419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7CE40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3306</w:t>
            </w:r>
          </w:p>
        </w:tc>
        <w:tc>
          <w:tcPr>
            <w:tcW w:w="1482" w:type="dxa"/>
            <w:vAlign w:val="center"/>
          </w:tcPr>
          <w:p w14:paraId="32B76F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MySQL</w:t>
            </w:r>
          </w:p>
        </w:tc>
        <w:tc>
          <w:tcPr>
            <w:tcW w:w="3284" w:type="dxa"/>
          </w:tcPr>
          <w:p w14:paraId="2C72DD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存在注入、提权、爆破等安全风险。</w:t>
            </w:r>
          </w:p>
        </w:tc>
        <w:tc>
          <w:tcPr>
            <w:tcW w:w="1004" w:type="dxa"/>
          </w:tcPr>
          <w:p w14:paraId="584060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1D43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2BB927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763" w:type="dxa"/>
            <w:vMerge w:val="continue"/>
            <w:vAlign w:val="center"/>
          </w:tcPr>
          <w:p w14:paraId="62A06C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7076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5432</w:t>
            </w:r>
          </w:p>
        </w:tc>
        <w:tc>
          <w:tcPr>
            <w:tcW w:w="1482" w:type="dxa"/>
            <w:vAlign w:val="center"/>
          </w:tcPr>
          <w:p w14:paraId="4194AB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PostgreSQL</w:t>
            </w:r>
          </w:p>
        </w:tc>
        <w:tc>
          <w:tcPr>
            <w:tcW w:w="3284" w:type="dxa"/>
          </w:tcPr>
          <w:p w14:paraId="0327AD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可能会被攻击者利用进行爆破、注入、弱口令攻击等。</w:t>
            </w:r>
          </w:p>
        </w:tc>
        <w:tc>
          <w:tcPr>
            <w:tcW w:w="1004" w:type="dxa"/>
          </w:tcPr>
          <w:p w14:paraId="1C8C61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2187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152CF6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763" w:type="dxa"/>
            <w:vMerge w:val="continue"/>
            <w:vAlign w:val="center"/>
          </w:tcPr>
          <w:p w14:paraId="4AC218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67AEF3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1521</w:t>
            </w:r>
          </w:p>
        </w:tc>
        <w:tc>
          <w:tcPr>
            <w:tcW w:w="1482" w:type="dxa"/>
            <w:vAlign w:val="center"/>
          </w:tcPr>
          <w:p w14:paraId="106BA4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Oracle</w:t>
            </w:r>
          </w:p>
        </w:tc>
        <w:tc>
          <w:tcPr>
            <w:tcW w:w="3284" w:type="dxa"/>
          </w:tcPr>
          <w:p w14:paraId="2E155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可能会受到 TNS 爆破、注入等攻击。</w:t>
            </w:r>
          </w:p>
        </w:tc>
        <w:tc>
          <w:tcPr>
            <w:tcW w:w="1004" w:type="dxa"/>
          </w:tcPr>
          <w:p w14:paraId="3BA73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B2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7823C1D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763" w:type="dxa"/>
            <w:vMerge w:val="continue"/>
            <w:vAlign w:val="center"/>
          </w:tcPr>
          <w:p w14:paraId="14C86D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shd w:val="clear" w:color="auto" w:fill="auto"/>
            <w:vAlign w:val="center"/>
          </w:tcPr>
          <w:p w14:paraId="0EE12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5984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EA92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CouchDB</w:t>
            </w:r>
          </w:p>
        </w:tc>
        <w:tc>
          <w:tcPr>
            <w:tcW w:w="3284" w:type="dxa"/>
            <w:shd w:val="clear" w:color="auto" w:fill="auto"/>
            <w:vAlign w:val="top"/>
          </w:tcPr>
          <w:p w14:paraId="4CE003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可能存在未授权导致的任意指令执行风险。</w:t>
            </w:r>
          </w:p>
        </w:tc>
        <w:tc>
          <w:tcPr>
            <w:tcW w:w="1004" w:type="dxa"/>
            <w:shd w:val="clear" w:color="auto" w:fill="auto"/>
            <w:vAlign w:val="top"/>
          </w:tcPr>
          <w:p w14:paraId="39A1DC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6BC1A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287C09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29</w:t>
            </w:r>
          </w:p>
        </w:tc>
        <w:tc>
          <w:tcPr>
            <w:tcW w:w="763" w:type="dxa"/>
            <w:vMerge w:val="continue"/>
            <w:vAlign w:val="center"/>
          </w:tcPr>
          <w:p w14:paraId="60B113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shd w:val="clear" w:color="auto" w:fill="auto"/>
            <w:vAlign w:val="center"/>
          </w:tcPr>
          <w:p w14:paraId="6F807C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6379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2848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Redis</w:t>
            </w:r>
          </w:p>
        </w:tc>
        <w:tc>
          <w:tcPr>
            <w:tcW w:w="3284" w:type="dxa"/>
            <w:shd w:val="clear" w:color="auto" w:fill="auto"/>
            <w:vAlign w:val="top"/>
          </w:tcPr>
          <w:p w14:paraId="5CD8D1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可能存在未授权访问、弱口令爆破等安全风险。</w:t>
            </w:r>
          </w:p>
        </w:tc>
        <w:tc>
          <w:tcPr>
            <w:tcW w:w="1004" w:type="dxa"/>
            <w:shd w:val="clear" w:color="auto" w:fill="auto"/>
            <w:vAlign w:val="top"/>
          </w:tcPr>
          <w:p w14:paraId="182BA1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BA5A0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53EEAC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  <w:tc>
          <w:tcPr>
            <w:tcW w:w="763" w:type="dxa"/>
            <w:vMerge w:val="continue"/>
            <w:vAlign w:val="center"/>
          </w:tcPr>
          <w:p w14:paraId="5BB2E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shd w:val="clear" w:color="auto" w:fill="auto"/>
            <w:vAlign w:val="center"/>
          </w:tcPr>
          <w:p w14:paraId="5DCB14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27017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04CBD0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MongoDB</w:t>
            </w:r>
          </w:p>
        </w:tc>
        <w:tc>
          <w:tcPr>
            <w:tcW w:w="3284" w:type="dxa"/>
            <w:shd w:val="clear" w:color="auto" w:fill="auto"/>
            <w:vAlign w:val="top"/>
          </w:tcPr>
          <w:p w14:paraId="4A0278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可能存在爆破、未授权访问等安全风险。</w:t>
            </w:r>
          </w:p>
        </w:tc>
        <w:tc>
          <w:tcPr>
            <w:tcW w:w="1004" w:type="dxa"/>
            <w:shd w:val="clear" w:color="auto" w:fill="auto"/>
            <w:vAlign w:val="top"/>
          </w:tcPr>
          <w:p w14:paraId="6BC497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0F0C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10D0CF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</w:t>
            </w:r>
          </w:p>
        </w:tc>
        <w:tc>
          <w:tcPr>
            <w:tcW w:w="763" w:type="dxa"/>
            <w:vMerge w:val="continue"/>
            <w:vAlign w:val="center"/>
          </w:tcPr>
          <w:p w14:paraId="1CC52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shd w:val="clear" w:color="auto" w:fill="auto"/>
            <w:vAlign w:val="center"/>
          </w:tcPr>
          <w:p w14:paraId="7EE33A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27018</w:t>
            </w:r>
          </w:p>
        </w:tc>
        <w:tc>
          <w:tcPr>
            <w:tcW w:w="1482" w:type="dxa"/>
            <w:shd w:val="clear" w:color="auto" w:fill="auto"/>
            <w:vAlign w:val="center"/>
          </w:tcPr>
          <w:p w14:paraId="2DBF8E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MongoDB</w:t>
            </w:r>
          </w:p>
        </w:tc>
        <w:tc>
          <w:tcPr>
            <w:tcW w:w="3284" w:type="dxa"/>
            <w:shd w:val="clear" w:color="auto" w:fill="auto"/>
            <w:vAlign w:val="top"/>
          </w:tcPr>
          <w:p w14:paraId="73072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 w:ascii="Times New Roman" w:hAnsi="Times New Roman" w:eastAsia="仿宋" w:cstheme="minorBidi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可能存在爆破、未授权访问等安全风险。</w:t>
            </w:r>
          </w:p>
        </w:tc>
        <w:tc>
          <w:tcPr>
            <w:tcW w:w="1004" w:type="dxa"/>
            <w:shd w:val="clear" w:color="auto" w:fill="auto"/>
            <w:vAlign w:val="top"/>
          </w:tcPr>
          <w:p w14:paraId="56A504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9504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75C3B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</w:t>
            </w:r>
          </w:p>
        </w:tc>
        <w:tc>
          <w:tcPr>
            <w:tcW w:w="763" w:type="dxa"/>
            <w:vMerge w:val="restart"/>
            <w:vAlign w:val="center"/>
          </w:tcPr>
          <w:p w14:paraId="75A23A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应用服务</w:t>
            </w:r>
          </w:p>
        </w:tc>
        <w:tc>
          <w:tcPr>
            <w:tcW w:w="1496" w:type="dxa"/>
            <w:vAlign w:val="center"/>
          </w:tcPr>
          <w:p w14:paraId="782A3F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5000</w:t>
            </w:r>
          </w:p>
        </w:tc>
        <w:tc>
          <w:tcPr>
            <w:tcW w:w="1482" w:type="dxa"/>
            <w:vAlign w:val="center"/>
          </w:tcPr>
          <w:p w14:paraId="4FAAD9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Flask、Sybase/DB2</w:t>
            </w:r>
          </w:p>
        </w:tc>
        <w:tc>
          <w:tcPr>
            <w:tcW w:w="3284" w:type="dxa"/>
          </w:tcPr>
          <w:p w14:paraId="1FB32B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存在爆破、注入等安全风险。</w:t>
            </w:r>
          </w:p>
        </w:tc>
        <w:tc>
          <w:tcPr>
            <w:tcW w:w="1004" w:type="dxa"/>
          </w:tcPr>
          <w:p w14:paraId="2BA3A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6E4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39ABBF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33</w:t>
            </w:r>
          </w:p>
        </w:tc>
        <w:tc>
          <w:tcPr>
            <w:tcW w:w="763" w:type="dxa"/>
            <w:vMerge w:val="continue"/>
            <w:vAlign w:val="center"/>
          </w:tcPr>
          <w:p w14:paraId="06807E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3598F6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3128</w:t>
            </w:r>
          </w:p>
        </w:tc>
        <w:tc>
          <w:tcPr>
            <w:tcW w:w="1482" w:type="dxa"/>
            <w:vAlign w:val="center"/>
          </w:tcPr>
          <w:p w14:paraId="5D3379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Squid</w:t>
            </w:r>
          </w:p>
        </w:tc>
        <w:tc>
          <w:tcPr>
            <w:tcW w:w="3284" w:type="dxa"/>
          </w:tcPr>
          <w:p w14:paraId="292ADA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若存在弱口令问题，可能会被攻击者利用，获取代理服务的访问权限。</w:t>
            </w:r>
          </w:p>
        </w:tc>
        <w:tc>
          <w:tcPr>
            <w:tcW w:w="1004" w:type="dxa"/>
          </w:tcPr>
          <w:p w14:paraId="18E0E6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F87E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610FD1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763" w:type="dxa"/>
            <w:vMerge w:val="continue"/>
            <w:vAlign w:val="center"/>
          </w:tcPr>
          <w:p w14:paraId="3EB5C2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4671EB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3690</w:t>
            </w:r>
          </w:p>
        </w:tc>
        <w:tc>
          <w:tcPr>
            <w:tcW w:w="1482" w:type="dxa"/>
            <w:vAlign w:val="center"/>
          </w:tcPr>
          <w:p w14:paraId="4FF885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SVN</w:t>
            </w:r>
          </w:p>
        </w:tc>
        <w:tc>
          <w:tcPr>
            <w:tcW w:w="3284" w:type="dxa"/>
          </w:tcPr>
          <w:p w14:paraId="460835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 SVN 泄露、未授权访问等问题，导致代码泄露。</w:t>
            </w:r>
          </w:p>
        </w:tc>
        <w:tc>
          <w:tcPr>
            <w:tcW w:w="1004" w:type="dxa"/>
          </w:tcPr>
          <w:p w14:paraId="4C1CAC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25F6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3DC76E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</w:t>
            </w:r>
          </w:p>
        </w:tc>
        <w:tc>
          <w:tcPr>
            <w:tcW w:w="763" w:type="dxa"/>
            <w:vMerge w:val="continue"/>
            <w:vAlign w:val="center"/>
          </w:tcPr>
          <w:p w14:paraId="746B6B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BBE38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8080-8089、8440-8450</w:t>
            </w:r>
          </w:p>
        </w:tc>
        <w:tc>
          <w:tcPr>
            <w:tcW w:w="1482" w:type="dxa"/>
            <w:vAlign w:val="center"/>
          </w:tcPr>
          <w:p w14:paraId="76B18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WEB</w:t>
            </w:r>
          </w:p>
        </w:tc>
        <w:tc>
          <w:tcPr>
            <w:tcW w:w="3284" w:type="dxa"/>
          </w:tcPr>
          <w:p w14:paraId="0DC199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可能存在各种 Web 应用漏洞，如 Web 中间件漏洞、Web 框架漏洞等，可被攻击者利用进行攻击。</w:t>
            </w:r>
          </w:p>
        </w:tc>
        <w:tc>
          <w:tcPr>
            <w:tcW w:w="1004" w:type="dxa"/>
          </w:tcPr>
          <w:p w14:paraId="6AE5D1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5C21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3E706E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</w:t>
            </w:r>
          </w:p>
        </w:tc>
        <w:tc>
          <w:tcPr>
            <w:tcW w:w="763" w:type="dxa"/>
            <w:vMerge w:val="restart"/>
            <w:vAlign w:val="center"/>
          </w:tcPr>
          <w:p w14:paraId="045766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其他</w:t>
            </w:r>
          </w:p>
        </w:tc>
        <w:tc>
          <w:tcPr>
            <w:tcW w:w="1496" w:type="dxa"/>
            <w:vAlign w:val="center"/>
          </w:tcPr>
          <w:p w14:paraId="2502A2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2082</w:t>
            </w:r>
          </w:p>
        </w:tc>
        <w:tc>
          <w:tcPr>
            <w:tcW w:w="1482" w:type="dxa"/>
            <w:vAlign w:val="center"/>
          </w:tcPr>
          <w:p w14:paraId="0BDA72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Cpanel</w:t>
            </w:r>
          </w:p>
        </w:tc>
        <w:tc>
          <w:tcPr>
            <w:tcW w:w="3284" w:type="dxa"/>
          </w:tcPr>
          <w:p w14:paraId="60495F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可能存在弱口令等安全问题，导致虚拟机被非法控制。</w:t>
            </w:r>
          </w:p>
        </w:tc>
        <w:tc>
          <w:tcPr>
            <w:tcW w:w="1004" w:type="dxa"/>
          </w:tcPr>
          <w:p w14:paraId="2BEA8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1276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3404DF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37</w:t>
            </w:r>
          </w:p>
        </w:tc>
        <w:tc>
          <w:tcPr>
            <w:tcW w:w="763" w:type="dxa"/>
            <w:vMerge w:val="continue"/>
            <w:vAlign w:val="center"/>
          </w:tcPr>
          <w:p w14:paraId="2FB3AA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63CF65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2083</w:t>
            </w:r>
          </w:p>
        </w:tc>
        <w:tc>
          <w:tcPr>
            <w:tcW w:w="1482" w:type="dxa"/>
            <w:vAlign w:val="center"/>
          </w:tcPr>
          <w:p w14:paraId="2C840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Cpanel</w:t>
            </w:r>
          </w:p>
        </w:tc>
        <w:tc>
          <w:tcPr>
            <w:tcW w:w="3284" w:type="dxa"/>
          </w:tcPr>
          <w:p w14:paraId="3AAC7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可能存在弱口令等安全问题，导致虚拟机被非法控制。</w:t>
            </w:r>
          </w:p>
        </w:tc>
        <w:tc>
          <w:tcPr>
            <w:tcW w:w="1004" w:type="dxa"/>
          </w:tcPr>
          <w:p w14:paraId="535C92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9E38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2A195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38</w:t>
            </w:r>
          </w:p>
        </w:tc>
        <w:tc>
          <w:tcPr>
            <w:tcW w:w="763" w:type="dxa"/>
            <w:vMerge w:val="continue"/>
            <w:vAlign w:val="center"/>
          </w:tcPr>
          <w:p w14:paraId="2979D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1263D9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2181</w:t>
            </w:r>
          </w:p>
        </w:tc>
        <w:tc>
          <w:tcPr>
            <w:tcW w:w="1482" w:type="dxa"/>
            <w:vAlign w:val="center"/>
          </w:tcPr>
          <w:p w14:paraId="36C7DD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Zookeeper</w:t>
            </w:r>
          </w:p>
        </w:tc>
        <w:tc>
          <w:tcPr>
            <w:tcW w:w="3284" w:type="dxa"/>
          </w:tcPr>
          <w:p w14:paraId="40B664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可能存在未授权访问的风险，导致分布式系统的配置信息泄露。</w:t>
            </w:r>
          </w:p>
        </w:tc>
        <w:tc>
          <w:tcPr>
            <w:tcW w:w="1004" w:type="dxa"/>
          </w:tcPr>
          <w:p w14:paraId="09B765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CF0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7D36B3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39</w:t>
            </w:r>
          </w:p>
        </w:tc>
        <w:tc>
          <w:tcPr>
            <w:tcW w:w="763" w:type="dxa"/>
            <w:vMerge w:val="continue"/>
            <w:vAlign w:val="center"/>
          </w:tcPr>
          <w:p w14:paraId="00B2D1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70EF7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2601</w:t>
            </w:r>
          </w:p>
        </w:tc>
        <w:tc>
          <w:tcPr>
            <w:tcW w:w="1482" w:type="dxa"/>
            <w:vAlign w:val="center"/>
          </w:tcPr>
          <w:p w14:paraId="5F0A36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Zebra</w:t>
            </w:r>
          </w:p>
        </w:tc>
        <w:tc>
          <w:tcPr>
            <w:tcW w:w="3284" w:type="dxa"/>
          </w:tcPr>
          <w:p w14:paraId="26A753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存在默认密码风险，可能被攻击者利用进入路由器管理界面。</w:t>
            </w:r>
          </w:p>
        </w:tc>
        <w:tc>
          <w:tcPr>
            <w:tcW w:w="1004" w:type="dxa"/>
          </w:tcPr>
          <w:p w14:paraId="745765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C6ECB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60069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</w:t>
            </w:r>
          </w:p>
        </w:tc>
        <w:tc>
          <w:tcPr>
            <w:tcW w:w="763" w:type="dxa"/>
            <w:vMerge w:val="continue"/>
            <w:vAlign w:val="center"/>
          </w:tcPr>
          <w:p w14:paraId="2FCD85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176DA5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2604</w:t>
            </w:r>
          </w:p>
        </w:tc>
        <w:tc>
          <w:tcPr>
            <w:tcW w:w="1482" w:type="dxa"/>
            <w:vAlign w:val="center"/>
          </w:tcPr>
          <w:p w14:paraId="58A8D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Zebra</w:t>
            </w:r>
          </w:p>
        </w:tc>
        <w:tc>
          <w:tcPr>
            <w:tcW w:w="3284" w:type="dxa"/>
          </w:tcPr>
          <w:p w14:paraId="1D3CC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存在默认密码风险，可能被攻击者利用进入路由器管理界面。</w:t>
            </w:r>
          </w:p>
        </w:tc>
        <w:tc>
          <w:tcPr>
            <w:tcW w:w="1004" w:type="dxa"/>
          </w:tcPr>
          <w:p w14:paraId="17C8D9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1AC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6ECFB7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41</w:t>
            </w:r>
          </w:p>
        </w:tc>
        <w:tc>
          <w:tcPr>
            <w:tcW w:w="763" w:type="dxa"/>
            <w:vMerge w:val="continue"/>
            <w:vAlign w:val="center"/>
          </w:tcPr>
          <w:p w14:paraId="06BF99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00D33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5554</w:t>
            </w:r>
          </w:p>
        </w:tc>
        <w:tc>
          <w:tcPr>
            <w:tcW w:w="1482" w:type="dxa"/>
            <w:vAlign w:val="center"/>
          </w:tcPr>
          <w:p w14:paraId="6FF24C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/</w:t>
            </w:r>
          </w:p>
        </w:tc>
        <w:tc>
          <w:tcPr>
            <w:tcW w:w="3284" w:type="dxa"/>
          </w:tcPr>
          <w:p w14:paraId="2D9572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曾被用于一种新蠕虫病毒——震荡波（worm.sasser）开启 FTP 服务，主要用于病毒的传播。</w:t>
            </w:r>
          </w:p>
        </w:tc>
        <w:tc>
          <w:tcPr>
            <w:tcW w:w="1004" w:type="dxa"/>
          </w:tcPr>
          <w:p w14:paraId="771FEE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832D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42421C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42</w:t>
            </w:r>
          </w:p>
        </w:tc>
        <w:tc>
          <w:tcPr>
            <w:tcW w:w="763" w:type="dxa"/>
            <w:vMerge w:val="continue"/>
            <w:vAlign w:val="center"/>
          </w:tcPr>
          <w:p w14:paraId="504AC6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86E63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5900</w:t>
            </w:r>
          </w:p>
        </w:tc>
        <w:tc>
          <w:tcPr>
            <w:tcW w:w="1482" w:type="dxa"/>
            <w:vAlign w:val="center"/>
          </w:tcPr>
          <w:p w14:paraId="68F263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VNC</w:t>
            </w:r>
          </w:p>
        </w:tc>
        <w:tc>
          <w:tcPr>
            <w:tcW w:w="3284" w:type="dxa"/>
          </w:tcPr>
          <w:p w14:paraId="5BE2C1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若存在弱口令爆破风险，可能导致远程桌面被非法访问。</w:t>
            </w:r>
          </w:p>
        </w:tc>
        <w:tc>
          <w:tcPr>
            <w:tcW w:w="1004" w:type="dxa"/>
          </w:tcPr>
          <w:p w14:paraId="2DB92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9141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63479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43</w:t>
            </w:r>
          </w:p>
        </w:tc>
        <w:tc>
          <w:tcPr>
            <w:tcW w:w="763" w:type="dxa"/>
            <w:vMerge w:val="continue"/>
            <w:vAlign w:val="center"/>
          </w:tcPr>
          <w:p w14:paraId="18BEB0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5F8630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5901</w:t>
            </w:r>
          </w:p>
        </w:tc>
        <w:tc>
          <w:tcPr>
            <w:tcW w:w="1482" w:type="dxa"/>
            <w:vAlign w:val="center"/>
          </w:tcPr>
          <w:p w14:paraId="538D4A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VNC</w:t>
            </w:r>
          </w:p>
        </w:tc>
        <w:tc>
          <w:tcPr>
            <w:tcW w:w="3284" w:type="dxa"/>
          </w:tcPr>
          <w:p w14:paraId="625B9B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若存在弱口令爆破风险，可能导致远程桌面被非法访问。</w:t>
            </w:r>
          </w:p>
        </w:tc>
        <w:tc>
          <w:tcPr>
            <w:tcW w:w="1004" w:type="dxa"/>
          </w:tcPr>
          <w:p w14:paraId="7B2820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8F84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68DC34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44</w:t>
            </w:r>
          </w:p>
        </w:tc>
        <w:tc>
          <w:tcPr>
            <w:tcW w:w="763" w:type="dxa"/>
            <w:vMerge w:val="continue"/>
            <w:vAlign w:val="center"/>
          </w:tcPr>
          <w:p w14:paraId="4DE1E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D17C3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5902</w:t>
            </w:r>
          </w:p>
        </w:tc>
        <w:tc>
          <w:tcPr>
            <w:tcW w:w="1482" w:type="dxa"/>
            <w:vAlign w:val="center"/>
          </w:tcPr>
          <w:p w14:paraId="0AB85E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VNC</w:t>
            </w:r>
          </w:p>
        </w:tc>
        <w:tc>
          <w:tcPr>
            <w:tcW w:w="3284" w:type="dxa"/>
          </w:tcPr>
          <w:p w14:paraId="1362B0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若存在弱口令爆破风险，可能导致远程桌面被非法访问。</w:t>
            </w:r>
          </w:p>
        </w:tc>
        <w:tc>
          <w:tcPr>
            <w:tcW w:w="1004" w:type="dxa"/>
          </w:tcPr>
          <w:p w14:paraId="24EC48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54C2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7F9AD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45</w:t>
            </w:r>
          </w:p>
        </w:tc>
        <w:tc>
          <w:tcPr>
            <w:tcW w:w="763" w:type="dxa"/>
            <w:vMerge w:val="continue"/>
            <w:vAlign w:val="center"/>
          </w:tcPr>
          <w:p w14:paraId="1B0DBC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09C57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82" w:type="dxa"/>
            <w:vAlign w:val="center"/>
          </w:tcPr>
          <w:p w14:paraId="1182C0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284" w:type="dxa"/>
          </w:tcPr>
          <w:p w14:paraId="70385B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04" w:type="dxa"/>
          </w:tcPr>
          <w:p w14:paraId="59D41F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A130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6823CD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46</w:t>
            </w:r>
          </w:p>
        </w:tc>
        <w:tc>
          <w:tcPr>
            <w:tcW w:w="763" w:type="dxa"/>
            <w:vMerge w:val="continue"/>
            <w:vAlign w:val="center"/>
          </w:tcPr>
          <w:p w14:paraId="59650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33E59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9200</w:t>
            </w:r>
          </w:p>
        </w:tc>
        <w:tc>
          <w:tcPr>
            <w:tcW w:w="1482" w:type="dxa"/>
            <w:vAlign w:val="center"/>
          </w:tcPr>
          <w:p w14:paraId="45269B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Elasticsearch</w:t>
            </w:r>
          </w:p>
        </w:tc>
        <w:tc>
          <w:tcPr>
            <w:tcW w:w="3284" w:type="dxa"/>
          </w:tcPr>
          <w:p w14:paraId="618C65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可能存在远程执行漏洞。</w:t>
            </w:r>
          </w:p>
        </w:tc>
        <w:tc>
          <w:tcPr>
            <w:tcW w:w="1004" w:type="dxa"/>
          </w:tcPr>
          <w:p w14:paraId="452216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8A9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77D3D1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47</w:t>
            </w:r>
          </w:p>
        </w:tc>
        <w:tc>
          <w:tcPr>
            <w:tcW w:w="763" w:type="dxa"/>
            <w:vMerge w:val="continue"/>
            <w:vAlign w:val="center"/>
          </w:tcPr>
          <w:p w14:paraId="0A9EA66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208F5E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9300</w:t>
            </w:r>
          </w:p>
        </w:tc>
        <w:tc>
          <w:tcPr>
            <w:tcW w:w="1482" w:type="dxa"/>
            <w:vAlign w:val="center"/>
          </w:tcPr>
          <w:p w14:paraId="57EAC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Elasticsearch</w:t>
            </w:r>
          </w:p>
        </w:tc>
        <w:tc>
          <w:tcPr>
            <w:tcW w:w="3284" w:type="dxa"/>
          </w:tcPr>
          <w:p w14:paraId="77F9B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可能存在远程执行漏洞。</w:t>
            </w:r>
          </w:p>
        </w:tc>
        <w:tc>
          <w:tcPr>
            <w:tcW w:w="1004" w:type="dxa"/>
          </w:tcPr>
          <w:p w14:paraId="54388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50C0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3" w:type="dxa"/>
            <w:vAlign w:val="center"/>
          </w:tcPr>
          <w:p w14:paraId="3BCB53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48</w:t>
            </w:r>
          </w:p>
        </w:tc>
        <w:tc>
          <w:tcPr>
            <w:tcW w:w="763" w:type="dxa"/>
            <w:vMerge w:val="continue"/>
            <w:vAlign w:val="center"/>
          </w:tcPr>
          <w:p w14:paraId="28905D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496" w:type="dxa"/>
            <w:vAlign w:val="center"/>
          </w:tcPr>
          <w:p w14:paraId="0E2C29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11211</w:t>
            </w:r>
          </w:p>
        </w:tc>
        <w:tc>
          <w:tcPr>
            <w:tcW w:w="1482" w:type="dxa"/>
            <w:vAlign w:val="center"/>
          </w:tcPr>
          <w:p w14:paraId="2C4CD2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center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Memcached</w:t>
            </w:r>
          </w:p>
        </w:tc>
        <w:tc>
          <w:tcPr>
            <w:tcW w:w="3284" w:type="dxa"/>
          </w:tcPr>
          <w:p w14:paraId="51A929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可能存在未授权访问风险。</w:t>
            </w:r>
          </w:p>
        </w:tc>
        <w:tc>
          <w:tcPr>
            <w:tcW w:w="1004" w:type="dxa"/>
          </w:tcPr>
          <w:p w14:paraId="4B8151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5E00A52D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Whfe9w239042321" w:date="2025-11-13T10:21:01Z" w:initials="">
    <w:p w14:paraId="0EAD0468">
      <w:pPr>
        <w:pStyle w:val="11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创建任务时加检测人，并在输出报告时能够看到其信息</w:t>
      </w:r>
    </w:p>
  </w:comment>
  <w:comment w:id="1" w:author="Whfe9w239042321" w:date="2025-11-13T16:28:18Z" w:initials="">
    <w:p w14:paraId="5A8F6A99">
      <w:pPr>
        <w:pStyle w:val="11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此处有修改</w:t>
      </w:r>
    </w:p>
  </w:comment>
  <w:comment w:id="2" w:author="Whfe9w239042321" w:date="2025-11-13T10:25:17Z" w:initials="">
    <w:p w14:paraId="6445C1D4">
      <w:pPr>
        <w:pStyle w:val="11"/>
        <w:rPr>
          <w:rFonts w:hint="default" w:eastAsia="仿宋"/>
          <w:lang w:val="en-US" w:eastAsia="zh-CN"/>
        </w:rPr>
      </w:pPr>
      <w:r>
        <w:rPr>
          <w:rFonts w:hint="eastAsia"/>
          <w:lang w:val="en-US" w:eastAsia="zh-CN"/>
        </w:rPr>
        <w:t>删除了处理状态列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EAD0468" w15:done="0"/>
  <w15:commentEx w15:paraId="5A8F6A99" w15:done="0"/>
  <w15:commentEx w15:paraId="6445C1D4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560"/>
      </w:pPr>
      <w:r>
        <w:separator/>
      </w:r>
    </w:p>
  </w:endnote>
  <w:endnote w:type="continuationSeparator" w:id="1">
    <w:p>
      <w:pPr>
        <w:spacing w:line="240" w:lineRule="auto"/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F94C57">
    <w:pPr>
      <w:pStyle w:val="1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CF3851">
                          <w:pPr>
                            <w:pStyle w:val="1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CF3851">
                    <w:pPr>
                      <w:pStyle w:val="1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560"/>
      </w:pPr>
      <w:r>
        <w:separator/>
      </w:r>
    </w:p>
  </w:footnote>
  <w:footnote w:type="continuationSeparator" w:id="1">
    <w:p>
      <w:pPr>
        <w:spacing w:line="360" w:lineRule="auto"/>
        <w:ind w:firstLine="56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95EE46"/>
    <w:multiLevelType w:val="multilevel"/>
    <w:tmpl w:val="E395EE46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Whfe9w239042321">
    <w15:presenceInfo w15:providerId="WPS Office" w15:userId="35215919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AF383B"/>
    <w:rsid w:val="03455F4E"/>
    <w:rsid w:val="04104F96"/>
    <w:rsid w:val="05B60A3D"/>
    <w:rsid w:val="0C041A5C"/>
    <w:rsid w:val="0C3B1C9C"/>
    <w:rsid w:val="0D1A5D55"/>
    <w:rsid w:val="0E7771D7"/>
    <w:rsid w:val="115B2DE0"/>
    <w:rsid w:val="12415B32"/>
    <w:rsid w:val="14900FF3"/>
    <w:rsid w:val="15A85EC8"/>
    <w:rsid w:val="187D363C"/>
    <w:rsid w:val="196A0064"/>
    <w:rsid w:val="1AA41354"/>
    <w:rsid w:val="1DFB74DD"/>
    <w:rsid w:val="202E5209"/>
    <w:rsid w:val="20631369"/>
    <w:rsid w:val="231177A3"/>
    <w:rsid w:val="23BA1BE8"/>
    <w:rsid w:val="24EE7D9B"/>
    <w:rsid w:val="26CA0394"/>
    <w:rsid w:val="27090EBD"/>
    <w:rsid w:val="2B1B11BE"/>
    <w:rsid w:val="2B2362C5"/>
    <w:rsid w:val="2C2045B2"/>
    <w:rsid w:val="2E1D349F"/>
    <w:rsid w:val="308275EA"/>
    <w:rsid w:val="30E3277E"/>
    <w:rsid w:val="320329AC"/>
    <w:rsid w:val="33BE03D1"/>
    <w:rsid w:val="34180991"/>
    <w:rsid w:val="35616CDD"/>
    <w:rsid w:val="36C50A7E"/>
    <w:rsid w:val="372F243D"/>
    <w:rsid w:val="3AD60C5E"/>
    <w:rsid w:val="3B716BD9"/>
    <w:rsid w:val="3E9B4698"/>
    <w:rsid w:val="416A2B5F"/>
    <w:rsid w:val="4646138E"/>
    <w:rsid w:val="4B271062"/>
    <w:rsid w:val="4BFE4A52"/>
    <w:rsid w:val="4E1C6E78"/>
    <w:rsid w:val="4FB8672C"/>
    <w:rsid w:val="51905BB3"/>
    <w:rsid w:val="521A1920"/>
    <w:rsid w:val="534E7AD3"/>
    <w:rsid w:val="53CC09F8"/>
    <w:rsid w:val="544F3B03"/>
    <w:rsid w:val="54E77CD1"/>
    <w:rsid w:val="5516017D"/>
    <w:rsid w:val="57783371"/>
    <w:rsid w:val="5A1F2A1A"/>
    <w:rsid w:val="60DA29A7"/>
    <w:rsid w:val="61F45CEA"/>
    <w:rsid w:val="6833299C"/>
    <w:rsid w:val="684343EE"/>
    <w:rsid w:val="6B5C27F9"/>
    <w:rsid w:val="6BB40298"/>
    <w:rsid w:val="6BC04E8F"/>
    <w:rsid w:val="6CD72490"/>
    <w:rsid w:val="6D4B305E"/>
    <w:rsid w:val="6F0D3F47"/>
    <w:rsid w:val="6FAA52D1"/>
    <w:rsid w:val="702F4391"/>
    <w:rsid w:val="71257C6E"/>
    <w:rsid w:val="71D451F0"/>
    <w:rsid w:val="730041D1"/>
    <w:rsid w:val="779C67B0"/>
    <w:rsid w:val="7A1545F8"/>
    <w:rsid w:val="7B2A5E81"/>
    <w:rsid w:val="7F345520"/>
    <w:rsid w:val="7FA75CF2"/>
    <w:rsid w:val="7FBA5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560" w:firstLineChars="200"/>
      <w:jc w:val="both"/>
    </w:pPr>
    <w:rPr>
      <w:rFonts w:ascii="Times New Roman" w:hAnsi="Times New Roman" w:eastAsia="仿宋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1" w:firstLine="0" w:firstLineChars="0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3" w:firstLine="0" w:firstLineChars="0"/>
      <w:outlineLvl w:val="1"/>
    </w:pPr>
    <w:rPr>
      <w:rFonts w:ascii="Times New Roman" w:hAnsi="Times New Roman" w:eastAsia="仿宋"/>
      <w:b/>
      <w:sz w:val="30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Lines="0" w:beforeAutospacing="0" w:afterLines="0" w:afterAutospacing="0" w:line="360" w:lineRule="auto"/>
      <w:ind w:left="0" w:firstLine="0" w:firstLineChars="0"/>
      <w:outlineLvl w:val="2"/>
    </w:pPr>
    <w:rPr>
      <w:rFonts w:ascii="Times New Roman" w:hAnsi="Times New Roman"/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semiHidden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uiPriority w:val="0"/>
    <w:pPr>
      <w:jc w:val="left"/>
    </w:p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4">
    <w:name w:val="toc 1"/>
    <w:basedOn w:val="1"/>
    <w:next w:val="1"/>
    <w:uiPriority w:val="0"/>
  </w:style>
  <w:style w:type="paragraph" w:styleId="15">
    <w:name w:val="toc 2"/>
    <w:basedOn w:val="1"/>
    <w:next w:val="1"/>
    <w:uiPriority w:val="0"/>
    <w:pPr>
      <w:ind w:left="420" w:leftChars="200"/>
    </w:pPr>
  </w:style>
  <w:style w:type="table" w:styleId="17">
    <w:name w:val="Table Grid"/>
    <w:basedOn w:val="1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818</Words>
  <Characters>950</Characters>
  <Lines>0</Lines>
  <Paragraphs>0</Paragraphs>
  <TotalTime>7</TotalTime>
  <ScaleCrop>false</ScaleCrop>
  <LinksUpToDate>false</LinksUpToDate>
  <CharactersWithSpaces>965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2025-06-03T02:21:00Z</dcterms:created>
  <dc:creator>31831</dc:creator>
  <cp:lastModifiedBy>Whfe9w239042321</cp:lastModifiedBy>
  <dcterms:modified xsi:type="dcterms:W3CDTF">2025-11-13T08:31:18Z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36DA75C1FD4A489CA7D7116629BB369B_12</vt:lpwstr>
  </property>
  <property fmtid="{D5CDD505-2E9C-101B-9397-08002B2CF9AE}" pid="4" name="KSOTemplateDocerSaveRecord">
    <vt:lpwstr>eyJoZGlkIjoiOWZlMGMxYjRmYzc4Nzg1OTdlNThjZmY4N2UyNzI1YjEiLCJ1c2VySWQiOiIxMTQ0MzQzNjAxIn0=</vt:lpwstr>
  </property>
</Properties>
</file>